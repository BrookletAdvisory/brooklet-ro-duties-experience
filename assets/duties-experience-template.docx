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A76D" w14:textId="3FA4FD1F" w:rsidR="00AD3B97" w:rsidRDefault="00102453" w:rsidP="008A6B06">
      <w:pPr>
        <w:jc w:val="center"/>
        <w:rPr>
          <w:rFonts w:ascii="Candara" w:hAnsi="Candara"/>
          <w:b/>
          <w:bCs/>
        </w:rPr>
      </w:pPr>
      <w:r>
        <w:rPr>
          <w:rFonts w:ascii="Candara" w:hAnsi="Candara" w:hint="eastAsia"/>
          <w:b/>
          <w:bCs/>
        </w:rPr>
        <w:t xml:space="preserve">RO APPLICANT </w:t>
      </w:r>
      <w:r>
        <w:rPr>
          <w:rFonts w:ascii="Candara" w:hAnsi="Candara"/>
          <w:b/>
          <w:bCs/>
        </w:rPr>
        <w:t>–</w:t>
      </w:r>
      <w:r>
        <w:rPr>
          <w:rFonts w:ascii="Candara" w:hAnsi="Candara" w:hint="eastAsia"/>
          <w:b/>
          <w:bCs/>
        </w:rPr>
        <w:t xml:space="preserve"> </w:t>
      </w:r>
      <w:r w:rsidR="00B97BFA">
        <w:rPr>
          <w:rFonts w:ascii="Candara" w:hAnsi="Candara" w:hint="eastAsia"/>
          <w:b/>
          <w:bCs/>
        </w:rPr>
        <w:t>FULL NAME</w:t>
      </w:r>
    </w:p>
    <w:p w14:paraId="1085E28E" w14:textId="77777777" w:rsidR="00BB5FC7" w:rsidRDefault="00BB5FC7" w:rsidP="00E26859">
      <w:pPr>
        <w:rPr>
          <w:rFonts w:ascii="Candara" w:hAnsi="Candara"/>
          <w:b/>
          <w:bCs/>
        </w:rPr>
      </w:pPr>
    </w:p>
    <w:p w14:paraId="55593CC5" w14:textId="77777777" w:rsidR="00595090" w:rsidRPr="002C72D0" w:rsidRDefault="00595090" w:rsidP="00595090">
      <w:pPr>
        <w:rPr>
          <w:rFonts w:ascii="Candara" w:hAnsi="Candara"/>
          <w:b/>
          <w:bCs/>
          <w:u w:val="single"/>
        </w:rPr>
      </w:pPr>
      <w:r w:rsidRPr="00595090">
        <w:rPr>
          <w:rFonts w:ascii="Candara" w:hAnsi="Candara"/>
          <w:b/>
          <w:bCs/>
          <w:u w:val="single"/>
        </w:rPr>
        <w:t>Description of proposed job duties relating to the relevant regulated activity(ies)</w:t>
      </w:r>
    </w:p>
    <w:p w14:paraId="79F943AE" w14:textId="6B2C8126" w:rsidR="007F0307" w:rsidRPr="009C6E15" w:rsidRDefault="007F0307" w:rsidP="007F0307">
      <w:pPr>
        <w:jc w:val="both"/>
        <w:rPr>
          <w:rFonts w:ascii="Candara" w:hAnsi="Candara" w:cs="Arial"/>
        </w:rPr>
      </w:pPr>
      <w:r w:rsidRPr="009C6E15">
        <w:rPr>
          <w:rFonts w:ascii="Candara" w:hAnsi="Candara" w:cs="Arial"/>
        </w:rPr>
        <w:t xml:space="preserve">Subject to the Commission’s approval of </w:t>
      </w:r>
      <w:r>
        <w:rPr>
          <w:rFonts w:ascii="Candara" w:hAnsi="Candara" w:cs="Arial" w:hint="eastAsia"/>
        </w:rPr>
        <w:t>[Mr./ Ms.</w:t>
      </w:r>
      <w:r w:rsidR="00E51018">
        <w:rPr>
          <w:rFonts w:ascii="Candara" w:hAnsi="Candara" w:cs="Arial"/>
        </w:rPr>
        <w:t xml:space="preserve"> Last Name</w:t>
      </w:r>
      <w:r>
        <w:rPr>
          <w:rFonts w:ascii="Candara" w:hAnsi="Candara" w:cs="Arial" w:hint="eastAsia"/>
        </w:rPr>
        <w:t>]</w:t>
      </w:r>
      <w:r w:rsidRPr="009C6E15">
        <w:rPr>
          <w:rFonts w:ascii="Candara" w:hAnsi="Candara" w:cs="Arial"/>
        </w:rPr>
        <w:t xml:space="preserve"> as a RO, his principal duties will include the following:</w:t>
      </w:r>
    </w:p>
    <w:p w14:paraId="5B7D3F2F" w14:textId="186943F6" w:rsidR="00595090" w:rsidRPr="007F0307" w:rsidRDefault="00595090" w:rsidP="00595090">
      <w:pPr>
        <w:pStyle w:val="ListParagraph"/>
        <w:numPr>
          <w:ilvl w:val="0"/>
          <w:numId w:val="13"/>
        </w:numPr>
        <w:rPr>
          <w:rFonts w:ascii="Candara" w:hAnsi="Candara"/>
          <w:b/>
          <w:bCs/>
        </w:rPr>
      </w:pPr>
      <w:r w:rsidRPr="00595090">
        <w:rPr>
          <w:rFonts w:ascii="Candara" w:hAnsi="Candara"/>
          <w:b/>
          <w:bCs/>
          <w:i/>
          <w:iCs/>
        </w:rPr>
        <w:t>With regard to type (X) regulated activity:</w:t>
      </w:r>
    </w:p>
    <w:p w14:paraId="522E2D8B" w14:textId="64732E60" w:rsidR="007F0307" w:rsidRPr="002C72D0" w:rsidRDefault="002C72D0" w:rsidP="007F0307">
      <w:pPr>
        <w:pStyle w:val="ListParagraph"/>
        <w:numPr>
          <w:ilvl w:val="0"/>
          <w:numId w:val="15"/>
        </w:numPr>
        <w:rPr>
          <w:rFonts w:ascii="Candara" w:hAnsi="Candara"/>
        </w:rPr>
      </w:pPr>
      <w:r w:rsidRPr="002C72D0">
        <w:rPr>
          <w:rFonts w:ascii="Candara" w:hAnsi="Candara"/>
        </w:rPr>
        <w:t>…</w:t>
      </w:r>
    </w:p>
    <w:p w14:paraId="39ECA183" w14:textId="2EFF7E6D" w:rsidR="002C72D0" w:rsidRPr="002C72D0" w:rsidRDefault="002C72D0" w:rsidP="007F0307">
      <w:pPr>
        <w:pStyle w:val="ListParagraph"/>
        <w:numPr>
          <w:ilvl w:val="0"/>
          <w:numId w:val="15"/>
        </w:numPr>
        <w:rPr>
          <w:rFonts w:ascii="Candara" w:hAnsi="Candara"/>
        </w:rPr>
      </w:pPr>
      <w:r w:rsidRPr="002C72D0">
        <w:rPr>
          <w:rFonts w:ascii="Candara" w:hAnsi="Candara"/>
        </w:rPr>
        <w:t>…</w:t>
      </w:r>
    </w:p>
    <w:p w14:paraId="577CB7AC" w14:textId="77777777" w:rsidR="00A506A2" w:rsidRPr="002C72D0" w:rsidRDefault="00A506A2" w:rsidP="00A506A2">
      <w:pPr>
        <w:rPr>
          <w:rFonts w:ascii="Candara" w:hAnsi="Candara"/>
        </w:rPr>
      </w:pPr>
    </w:p>
    <w:p w14:paraId="3309F275" w14:textId="28017F90" w:rsidR="00A506A2" w:rsidRPr="002C72D0" w:rsidRDefault="00A506A2" w:rsidP="00A506A2">
      <w:pPr>
        <w:rPr>
          <w:rFonts w:ascii="Candara" w:hAnsi="Candara"/>
          <w:b/>
          <w:bCs/>
          <w:u w:val="single"/>
        </w:rPr>
      </w:pPr>
      <w:r w:rsidRPr="002C72D0">
        <w:rPr>
          <w:rFonts w:ascii="Candara" w:hAnsi="Candara" w:hint="eastAsia"/>
          <w:b/>
          <w:bCs/>
          <w:u w:val="single"/>
        </w:rPr>
        <w:t>E</w:t>
      </w:r>
      <w:r w:rsidRPr="002C72D0">
        <w:rPr>
          <w:rFonts w:ascii="Candara" w:hAnsi="Candara"/>
          <w:b/>
          <w:bCs/>
          <w:u w:val="single"/>
        </w:rPr>
        <w:t>laborat</w:t>
      </w:r>
      <w:r w:rsidRPr="002C72D0">
        <w:rPr>
          <w:rFonts w:ascii="Candara" w:hAnsi="Candara" w:hint="eastAsia"/>
          <w:b/>
          <w:bCs/>
          <w:u w:val="single"/>
        </w:rPr>
        <w:t xml:space="preserve">ion on </w:t>
      </w:r>
      <w:r w:rsidRPr="002C72D0">
        <w:rPr>
          <w:rFonts w:ascii="Candara" w:hAnsi="Candara"/>
          <w:b/>
          <w:bCs/>
          <w:u w:val="single"/>
        </w:rPr>
        <w:t>relevant industry experience</w:t>
      </w:r>
    </w:p>
    <w:p w14:paraId="45D5BF72" w14:textId="2E5046F1" w:rsidR="00BB5FC7" w:rsidRPr="00A506A2" w:rsidRDefault="00A506A2" w:rsidP="00A506A2">
      <w:pPr>
        <w:rPr>
          <w:rFonts w:ascii="Candara" w:hAnsi="Candara"/>
        </w:rPr>
      </w:pPr>
      <w:r>
        <w:rPr>
          <w:rFonts w:ascii="Candara" w:hAnsi="Candara" w:hint="eastAsia"/>
        </w:rPr>
        <w:t>[</w:t>
      </w:r>
      <w:r w:rsidRPr="00A506A2">
        <w:rPr>
          <w:rFonts w:ascii="Candara" w:hAnsi="Candara"/>
        </w:rPr>
        <w:t>Employment</w:t>
      </w:r>
      <w:r w:rsidRPr="00A506A2">
        <w:rPr>
          <w:rFonts w:ascii="Candara" w:hAnsi="Candara" w:hint="eastAsia"/>
        </w:rPr>
        <w:t xml:space="preserve"> Period</w:t>
      </w:r>
      <w:r>
        <w:rPr>
          <w:rFonts w:ascii="Candara" w:hAnsi="Candara" w:hint="eastAsia"/>
        </w:rPr>
        <w:t>]</w:t>
      </w:r>
      <w:r>
        <w:rPr>
          <w:rFonts w:ascii="Candara" w:hAnsi="Candara"/>
        </w:rPr>
        <w:tab/>
      </w:r>
      <w:r>
        <w:rPr>
          <w:rFonts w:ascii="Candara" w:hAnsi="Candara" w:hint="eastAsia"/>
        </w:rPr>
        <w:t>[Position]</w:t>
      </w:r>
      <w:r>
        <w:rPr>
          <w:rFonts w:ascii="Candara" w:hAnsi="Candara"/>
        </w:rPr>
        <w:tab/>
      </w:r>
      <w:r>
        <w:rPr>
          <w:rFonts w:ascii="Candara" w:hAnsi="Candara" w:hint="eastAsia"/>
        </w:rPr>
        <w:t>[Name of Employer (SFC CE No. if applicable)]</w:t>
      </w:r>
    </w:p>
    <w:p w14:paraId="6872B47D" w14:textId="77777777" w:rsidR="00A506A2" w:rsidRPr="007F0307" w:rsidRDefault="00A506A2" w:rsidP="00A506A2">
      <w:pPr>
        <w:pStyle w:val="ListParagraph"/>
        <w:numPr>
          <w:ilvl w:val="0"/>
          <w:numId w:val="17"/>
        </w:numPr>
        <w:rPr>
          <w:rFonts w:ascii="Candara" w:hAnsi="Candara"/>
          <w:b/>
          <w:bCs/>
        </w:rPr>
      </w:pPr>
      <w:r w:rsidRPr="00595090">
        <w:rPr>
          <w:rFonts w:ascii="Candara" w:hAnsi="Candara"/>
          <w:b/>
          <w:bCs/>
          <w:i/>
          <w:iCs/>
        </w:rPr>
        <w:t>With regard to type (X) regulated activity:</w:t>
      </w:r>
    </w:p>
    <w:p w14:paraId="09DA95ED" w14:textId="6512B10E" w:rsidR="00BB5FC7" w:rsidRDefault="002018D7" w:rsidP="002018D7">
      <w:pPr>
        <w:pStyle w:val="ListParagraph"/>
        <w:numPr>
          <w:ilvl w:val="0"/>
          <w:numId w:val="15"/>
        </w:numPr>
        <w:rPr>
          <w:rFonts w:ascii="Candara" w:hAnsi="Candara"/>
        </w:rPr>
      </w:pPr>
      <w:r>
        <w:rPr>
          <w:rFonts w:ascii="Candara" w:hAnsi="Candara"/>
        </w:rPr>
        <w:t>…</w:t>
      </w:r>
    </w:p>
    <w:p w14:paraId="614B5D18" w14:textId="794A7771" w:rsidR="002018D7" w:rsidRDefault="002018D7" w:rsidP="002018D7">
      <w:pPr>
        <w:pStyle w:val="ListParagraph"/>
        <w:numPr>
          <w:ilvl w:val="0"/>
          <w:numId w:val="15"/>
        </w:numPr>
        <w:rPr>
          <w:rFonts w:ascii="Candara" w:hAnsi="Candara"/>
        </w:rPr>
      </w:pPr>
      <w:r>
        <w:rPr>
          <w:rFonts w:ascii="Candara" w:hAnsi="Candara"/>
        </w:rPr>
        <w:t>…</w:t>
      </w:r>
    </w:p>
    <w:p w14:paraId="62AF095C" w14:textId="37D20BB9" w:rsidR="002018D7" w:rsidRPr="002018D7" w:rsidRDefault="002018D7" w:rsidP="002018D7">
      <w:pPr>
        <w:pStyle w:val="ListParagraph"/>
        <w:numPr>
          <w:ilvl w:val="0"/>
          <w:numId w:val="15"/>
        </w:numPr>
        <w:rPr>
          <w:rFonts w:ascii="Candara" w:hAnsi="Candara"/>
        </w:rPr>
      </w:pPr>
      <w:r>
        <w:rPr>
          <w:rFonts w:ascii="Candara" w:hAnsi="Candara"/>
        </w:rPr>
        <w:t>…</w:t>
      </w:r>
    </w:p>
    <w:p w14:paraId="4D70410C" w14:textId="77777777" w:rsidR="002018D7" w:rsidRPr="002018D7" w:rsidRDefault="002018D7" w:rsidP="002018D7">
      <w:pPr>
        <w:pStyle w:val="ListParagraph"/>
        <w:rPr>
          <w:rFonts w:ascii="Candara" w:hAnsi="Candara"/>
          <w:b/>
          <w:bCs/>
        </w:rPr>
      </w:pPr>
    </w:p>
    <w:p w14:paraId="5D564189" w14:textId="3AD30B96" w:rsidR="00DE2301" w:rsidRPr="007F0307" w:rsidRDefault="00DE2301" w:rsidP="00DE2301">
      <w:pPr>
        <w:pStyle w:val="ListParagraph"/>
        <w:numPr>
          <w:ilvl w:val="0"/>
          <w:numId w:val="17"/>
        </w:numPr>
        <w:rPr>
          <w:rFonts w:ascii="Candara" w:hAnsi="Candara"/>
          <w:b/>
          <w:bCs/>
        </w:rPr>
      </w:pPr>
      <w:r w:rsidRPr="00595090">
        <w:rPr>
          <w:rFonts w:ascii="Candara" w:hAnsi="Candara"/>
          <w:b/>
          <w:bCs/>
          <w:i/>
          <w:iCs/>
        </w:rPr>
        <w:t xml:space="preserve">With regard to type </w:t>
      </w:r>
      <w:r>
        <w:rPr>
          <w:rFonts w:ascii="Candara" w:hAnsi="Candara" w:hint="eastAsia"/>
          <w:b/>
          <w:bCs/>
          <w:i/>
          <w:iCs/>
        </w:rPr>
        <w:t>9</w:t>
      </w:r>
      <w:r w:rsidRPr="00595090">
        <w:rPr>
          <w:rFonts w:ascii="Candara" w:hAnsi="Candara"/>
          <w:b/>
          <w:bCs/>
          <w:i/>
          <w:iCs/>
        </w:rPr>
        <w:t xml:space="preserve"> regulated activity:</w:t>
      </w:r>
    </w:p>
    <w:p w14:paraId="23591681" w14:textId="23C91785" w:rsidR="00DE2301" w:rsidRDefault="00DE2301" w:rsidP="00DE2301">
      <w:pPr>
        <w:pStyle w:val="ListParagraph"/>
        <w:numPr>
          <w:ilvl w:val="0"/>
          <w:numId w:val="15"/>
        </w:numPr>
        <w:rPr>
          <w:rFonts w:ascii="Candara" w:hAnsi="Candara"/>
        </w:rPr>
      </w:pPr>
      <w:r>
        <w:rPr>
          <w:rFonts w:ascii="Candara" w:hAnsi="Candara"/>
        </w:rPr>
        <w:t>…</w:t>
      </w:r>
    </w:p>
    <w:p w14:paraId="08E325BA" w14:textId="65278170" w:rsidR="00DE2301" w:rsidRDefault="00DE2301" w:rsidP="00DE2301">
      <w:pPr>
        <w:pStyle w:val="ListParagraph"/>
        <w:numPr>
          <w:ilvl w:val="0"/>
          <w:numId w:val="15"/>
        </w:numPr>
        <w:rPr>
          <w:rFonts w:ascii="Candara" w:hAnsi="Candara"/>
        </w:rPr>
      </w:pPr>
      <w:r>
        <w:rPr>
          <w:rFonts w:ascii="Candara" w:hAnsi="Candara"/>
        </w:rPr>
        <w:t>…</w:t>
      </w:r>
    </w:p>
    <w:p w14:paraId="773BD793" w14:textId="167263E1" w:rsidR="00DE2301" w:rsidRPr="00DE2301" w:rsidRDefault="00DE2301" w:rsidP="00DE2301">
      <w:pPr>
        <w:pStyle w:val="ListParagraph"/>
        <w:numPr>
          <w:ilvl w:val="0"/>
          <w:numId w:val="15"/>
        </w:numPr>
        <w:rPr>
          <w:rFonts w:ascii="Candara" w:hAnsi="Candara"/>
        </w:rPr>
      </w:pPr>
      <w:r w:rsidRPr="00DE2301">
        <w:rPr>
          <w:rFonts w:ascii="Candara" w:hAnsi="Candara" w:hint="eastAsia"/>
        </w:rPr>
        <w:t xml:space="preserve">Fund under management: </w:t>
      </w:r>
      <w:r>
        <w:rPr>
          <w:rFonts w:ascii="Candara" w:hAnsi="Candara" w:hint="eastAsia"/>
        </w:rPr>
        <w:t>[Name of the Fund if known]</w:t>
      </w:r>
    </w:p>
    <w:p w14:paraId="4DCA18A4" w14:textId="34349296" w:rsidR="00DE2301" w:rsidRPr="00DE2301" w:rsidRDefault="00DE2301" w:rsidP="00DE2301">
      <w:pPr>
        <w:pStyle w:val="ListParagraph"/>
        <w:numPr>
          <w:ilvl w:val="0"/>
          <w:numId w:val="15"/>
        </w:numPr>
        <w:rPr>
          <w:rFonts w:ascii="Candara" w:hAnsi="Candara"/>
        </w:rPr>
      </w:pPr>
      <w:r w:rsidRPr="00DE2301">
        <w:rPr>
          <w:rFonts w:ascii="Candara" w:hAnsi="Candara"/>
        </w:rPr>
        <w:t>Asset types and geographical</w:t>
      </w:r>
      <w:r w:rsidRPr="00DE2301">
        <w:rPr>
          <w:rFonts w:ascii="Candara" w:hAnsi="Candara" w:hint="eastAsia"/>
        </w:rPr>
        <w:t xml:space="preserve"> </w:t>
      </w:r>
      <w:r w:rsidRPr="00DE2301">
        <w:rPr>
          <w:rFonts w:ascii="Candara" w:hAnsi="Candara"/>
        </w:rPr>
        <w:t>coverage of the fund(s):</w:t>
      </w:r>
      <w:r w:rsidRPr="00DE2301">
        <w:rPr>
          <w:rFonts w:ascii="Candara" w:hAnsi="Candara" w:hint="eastAsia"/>
        </w:rPr>
        <w:t xml:space="preserve"> </w:t>
      </w:r>
    </w:p>
    <w:p w14:paraId="5D201754" w14:textId="7D71F614" w:rsidR="00DE2301" w:rsidRPr="00DE2301" w:rsidRDefault="00DE2301" w:rsidP="00DE2301">
      <w:pPr>
        <w:pStyle w:val="ListParagraph"/>
        <w:numPr>
          <w:ilvl w:val="0"/>
          <w:numId w:val="15"/>
        </w:numPr>
        <w:rPr>
          <w:rFonts w:ascii="Candara" w:hAnsi="Candara"/>
        </w:rPr>
      </w:pPr>
      <w:r w:rsidRPr="00DE2301">
        <w:rPr>
          <w:rFonts w:ascii="Candara" w:hAnsi="Candara" w:hint="eastAsia"/>
        </w:rPr>
        <w:t xml:space="preserve">Asset under management: </w:t>
      </w:r>
      <w:r w:rsidRPr="00DE2301">
        <w:rPr>
          <w:rFonts w:ascii="Candara" w:hAnsi="Candara"/>
        </w:rPr>
        <w:t>approximately</w:t>
      </w:r>
      <w:r w:rsidRPr="00DE2301">
        <w:rPr>
          <w:rFonts w:ascii="Candara" w:hAnsi="Candara" w:hint="eastAsia"/>
        </w:rPr>
        <w:t xml:space="preserve"> US$</w:t>
      </w:r>
      <w:r>
        <w:rPr>
          <w:rFonts w:ascii="Candara" w:hAnsi="Candara" w:hint="eastAsia"/>
        </w:rPr>
        <w:t>[XXX]</w:t>
      </w:r>
      <w:r w:rsidRPr="00DE2301">
        <w:rPr>
          <w:rFonts w:ascii="Candara" w:hAnsi="Candara" w:hint="eastAsia"/>
        </w:rPr>
        <w:t xml:space="preserve"> million</w:t>
      </w:r>
    </w:p>
    <w:p w14:paraId="332BE3DB" w14:textId="564B8FED" w:rsidR="00DE2301" w:rsidRPr="00DE2301" w:rsidRDefault="00DE2301" w:rsidP="00DE2301">
      <w:pPr>
        <w:pStyle w:val="ListParagraph"/>
        <w:numPr>
          <w:ilvl w:val="0"/>
          <w:numId w:val="15"/>
        </w:numPr>
        <w:rPr>
          <w:rFonts w:ascii="Candara" w:hAnsi="Candara"/>
        </w:rPr>
      </w:pPr>
      <w:r w:rsidRPr="00DE2301">
        <w:rPr>
          <w:rFonts w:ascii="Candara" w:hAnsi="Candara" w:hint="eastAsia"/>
        </w:rPr>
        <w:t xml:space="preserve">Team under management: approximately </w:t>
      </w:r>
      <w:r>
        <w:rPr>
          <w:rFonts w:ascii="Candara" w:hAnsi="Candara" w:hint="eastAsia"/>
        </w:rPr>
        <w:t>[XXX]</w:t>
      </w:r>
      <w:r w:rsidRPr="00DE2301">
        <w:rPr>
          <w:rFonts w:ascii="Candara" w:hAnsi="Candara" w:hint="eastAsia"/>
        </w:rPr>
        <w:t xml:space="preserve"> persons </w:t>
      </w:r>
      <w:r w:rsidRPr="00DE2301">
        <w:rPr>
          <w:rFonts w:ascii="Candara" w:hAnsi="Candara"/>
        </w:rPr>
        <w:t>during</w:t>
      </w:r>
      <w:r w:rsidRPr="00DE2301">
        <w:rPr>
          <w:rFonts w:ascii="Candara" w:hAnsi="Candara" w:hint="eastAsia"/>
        </w:rPr>
        <w:t xml:space="preserve"> the </w:t>
      </w:r>
      <w:r w:rsidRPr="00DE2301">
        <w:rPr>
          <w:rFonts w:ascii="Candara" w:hAnsi="Candara"/>
        </w:rPr>
        <w:t>tenure</w:t>
      </w:r>
    </w:p>
    <w:p w14:paraId="15F63A28" w14:textId="77777777" w:rsidR="00CF39F6" w:rsidRDefault="00CF39F6" w:rsidP="000321EB">
      <w:pPr>
        <w:rPr>
          <w:rFonts w:ascii="Candara" w:hAnsi="Candara"/>
          <w:b/>
          <w:bCs/>
        </w:rPr>
      </w:pPr>
    </w:p>
    <w:p w14:paraId="3842DFAD" w14:textId="77777777" w:rsidR="00CF39F6" w:rsidRPr="00A506A2" w:rsidRDefault="00CF39F6" w:rsidP="00CF39F6">
      <w:pPr>
        <w:rPr>
          <w:rFonts w:ascii="Candara" w:hAnsi="Candara"/>
        </w:rPr>
      </w:pPr>
      <w:r>
        <w:rPr>
          <w:rFonts w:ascii="Candara" w:hAnsi="Candara" w:hint="eastAsia"/>
        </w:rPr>
        <w:t>[</w:t>
      </w:r>
      <w:r w:rsidRPr="00A506A2">
        <w:rPr>
          <w:rFonts w:ascii="Candara" w:hAnsi="Candara"/>
        </w:rPr>
        <w:t>Employment</w:t>
      </w:r>
      <w:r w:rsidRPr="00A506A2">
        <w:rPr>
          <w:rFonts w:ascii="Candara" w:hAnsi="Candara" w:hint="eastAsia"/>
        </w:rPr>
        <w:t xml:space="preserve"> Period</w:t>
      </w:r>
      <w:r>
        <w:rPr>
          <w:rFonts w:ascii="Candara" w:hAnsi="Candara" w:hint="eastAsia"/>
        </w:rPr>
        <w:t>]</w:t>
      </w:r>
      <w:r>
        <w:rPr>
          <w:rFonts w:ascii="Candara" w:hAnsi="Candara"/>
        </w:rPr>
        <w:tab/>
      </w:r>
      <w:r>
        <w:rPr>
          <w:rFonts w:ascii="Candara" w:hAnsi="Candara" w:hint="eastAsia"/>
        </w:rPr>
        <w:t>[Position]</w:t>
      </w:r>
      <w:r>
        <w:rPr>
          <w:rFonts w:ascii="Candara" w:hAnsi="Candara"/>
        </w:rPr>
        <w:tab/>
      </w:r>
      <w:r>
        <w:rPr>
          <w:rFonts w:ascii="Candara" w:hAnsi="Candara" w:hint="eastAsia"/>
        </w:rPr>
        <w:t>[Name of Employer (SFC CE No. if applicable)]</w:t>
      </w:r>
    </w:p>
    <w:p w14:paraId="030D820D" w14:textId="77777777" w:rsidR="00CF39F6" w:rsidRPr="002C72D0" w:rsidRDefault="00CF39F6" w:rsidP="000321EB">
      <w:pPr>
        <w:rPr>
          <w:rFonts w:ascii="Candara" w:hAnsi="Candara"/>
          <w:b/>
          <w:bCs/>
          <w:lang w:val="en-US"/>
        </w:rPr>
      </w:pPr>
    </w:p>
    <w:p w14:paraId="45515C7F" w14:textId="2221BAF1" w:rsidR="00DE2301" w:rsidRPr="000321EB" w:rsidRDefault="00AA5910" w:rsidP="000321EB">
      <w:pPr>
        <w:rPr>
          <w:rFonts w:ascii="Candara" w:hAnsi="Candara"/>
          <w:b/>
          <w:bCs/>
        </w:rPr>
      </w:pPr>
      <w:r>
        <w:rPr>
          <w:rFonts w:ascii="Candara" w:hAnsi="Candara" w:hint="eastAsia"/>
          <w:b/>
          <w:bCs/>
        </w:rPr>
        <w:t>EXAMPLE</w:t>
      </w:r>
    </w:p>
    <w:p w14:paraId="1637F4B9" w14:textId="4FD1FDA9" w:rsidR="00E26859" w:rsidRPr="00102453" w:rsidRDefault="00102453" w:rsidP="00595090">
      <w:pPr>
        <w:pStyle w:val="ListParagraph"/>
        <w:rPr>
          <w:rFonts w:ascii="Candara" w:hAnsi="Candara"/>
          <w:b/>
          <w:bCs/>
          <w:lang w:val="en-US"/>
        </w:rPr>
      </w:pPr>
      <w:r w:rsidRPr="00102453">
        <w:rPr>
          <w:rFonts w:ascii="Candara" w:hAnsi="Candara"/>
          <w:b/>
          <w:bCs/>
          <w:lang w:val="en-US"/>
        </w:rPr>
        <w:t>Proposed duties</w:t>
      </w:r>
    </w:p>
    <w:p w14:paraId="58E43FDC" w14:textId="3329C1CB" w:rsidR="009C6E15" w:rsidRPr="009C6E15" w:rsidRDefault="009C6E15" w:rsidP="009C6E15">
      <w:pPr>
        <w:jc w:val="both"/>
        <w:rPr>
          <w:rFonts w:ascii="Candara" w:hAnsi="Candara" w:cs="Arial"/>
        </w:rPr>
      </w:pPr>
      <w:r w:rsidRPr="009C6E15">
        <w:rPr>
          <w:rFonts w:ascii="Candara" w:hAnsi="Candara" w:cs="Arial"/>
        </w:rPr>
        <w:t xml:space="preserve">Subject to the Commission’s approval of </w:t>
      </w:r>
      <w:r w:rsidR="000B1DA4">
        <w:rPr>
          <w:rFonts w:ascii="Candara" w:hAnsi="Candara" w:cs="Arial" w:hint="eastAsia"/>
        </w:rPr>
        <w:t>D</w:t>
      </w:r>
      <w:r w:rsidRPr="009C6E15">
        <w:rPr>
          <w:rFonts w:ascii="Candara" w:hAnsi="Candara" w:cs="Arial"/>
        </w:rPr>
        <w:t xml:space="preserve">r. </w:t>
      </w:r>
      <w:r>
        <w:rPr>
          <w:rFonts w:ascii="Candara" w:hAnsi="Candara" w:cs="Arial" w:hint="eastAsia"/>
        </w:rPr>
        <w:t>Lin</w:t>
      </w:r>
      <w:r w:rsidRPr="009C6E15">
        <w:rPr>
          <w:rFonts w:ascii="Candara" w:hAnsi="Candara" w:cs="Arial"/>
        </w:rPr>
        <w:t xml:space="preserve"> as a RO, his principal duties will include the following:</w:t>
      </w:r>
    </w:p>
    <w:p w14:paraId="562C6270"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Participating in the Company’s introducing agent activities, including liaising with execution brokers and VATPs and assisting in overseeing referral arrangements in accordance with regulatory requirements;</w:t>
      </w:r>
    </w:p>
    <w:p w14:paraId="7FC93D0C" w14:textId="77777777" w:rsidR="001C3440" w:rsidRPr="00EF4D34" w:rsidRDefault="001C3440" w:rsidP="001C3440">
      <w:pPr>
        <w:ind w:left="720"/>
        <w:jc w:val="both"/>
        <w:rPr>
          <w:rFonts w:ascii="Candara" w:hAnsi="Candara" w:cs="Arial"/>
        </w:rPr>
      </w:pPr>
    </w:p>
    <w:p w14:paraId="6637F7CF"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lastRenderedPageBreak/>
        <w:t>Leading the investment management function, including investment strategy formulation, asset allocation decisions, ongoing portfolio monitoring, and performance evaluation;</w:t>
      </w:r>
    </w:p>
    <w:p w14:paraId="0C2AA32F" w14:textId="77777777" w:rsidR="001C3440" w:rsidRPr="00EF4D34" w:rsidRDefault="001C3440" w:rsidP="001C3440">
      <w:pPr>
        <w:ind w:left="720"/>
        <w:jc w:val="both"/>
        <w:rPr>
          <w:rFonts w:ascii="Candara" w:hAnsi="Candara" w:cs="Arial"/>
        </w:rPr>
      </w:pPr>
    </w:p>
    <w:p w14:paraId="5AC2F387"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Leading investment and divestment decisions, ensuring consistency with investment objectives, offering documents, and applicable regulatory requirements;</w:t>
      </w:r>
    </w:p>
    <w:p w14:paraId="04055764" w14:textId="77777777" w:rsidR="001C3440" w:rsidRPr="00EF4D34" w:rsidRDefault="001C3440" w:rsidP="001C3440">
      <w:pPr>
        <w:ind w:left="720"/>
        <w:jc w:val="both"/>
        <w:rPr>
          <w:rFonts w:ascii="Candara" w:hAnsi="Candara" w:cs="Arial"/>
        </w:rPr>
      </w:pPr>
    </w:p>
    <w:p w14:paraId="5BF64688"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Leading the implementation of risk management and compliance monitoring measures, including liquidity management, concentration monitoring, and compliance with investment and exposure limits;</w:t>
      </w:r>
    </w:p>
    <w:p w14:paraId="11FCB9E2" w14:textId="77777777" w:rsidR="001C3440" w:rsidRPr="00EF4D34" w:rsidRDefault="001C3440" w:rsidP="001C3440">
      <w:pPr>
        <w:ind w:left="720"/>
        <w:jc w:val="both"/>
        <w:rPr>
          <w:rFonts w:ascii="Candara" w:hAnsi="Candara" w:cs="Arial"/>
        </w:rPr>
      </w:pPr>
    </w:p>
    <w:p w14:paraId="2773CADA"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Reviewing and approving periodic reports provided to investors and regulators, ensuring accuracy, transparency, and compliance with disclosure requirements;</w:t>
      </w:r>
    </w:p>
    <w:p w14:paraId="2039C611" w14:textId="77777777" w:rsidR="001C3440" w:rsidRPr="00EF4D34" w:rsidRDefault="001C3440" w:rsidP="001C3440">
      <w:pPr>
        <w:ind w:left="720"/>
        <w:jc w:val="both"/>
        <w:rPr>
          <w:rFonts w:ascii="Candara" w:hAnsi="Candara" w:cs="Arial"/>
        </w:rPr>
      </w:pPr>
    </w:p>
    <w:p w14:paraId="63704ED8"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Participating in the establishment and maintenance of the internal control, risk management, and compliance framework for the asset management business;</w:t>
      </w:r>
    </w:p>
    <w:p w14:paraId="696B7544" w14:textId="77777777" w:rsidR="001C3440" w:rsidRDefault="001C3440" w:rsidP="001C3440">
      <w:pPr>
        <w:pStyle w:val="ListParagraph"/>
        <w:rPr>
          <w:rFonts w:ascii="Candara" w:hAnsi="Candara" w:cs="Arial"/>
        </w:rPr>
      </w:pPr>
    </w:p>
    <w:p w14:paraId="668D980C" w14:textId="77777777" w:rsidR="001C3440"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Participating in ensuring compliance with applicable regulatory requirements, including the Code of Conduct, the Fund Manager Code of Conduct, and internal compliance policies;</w:t>
      </w:r>
    </w:p>
    <w:p w14:paraId="610EED8F" w14:textId="77777777" w:rsidR="001C3440" w:rsidRDefault="001C3440" w:rsidP="001C3440">
      <w:pPr>
        <w:pStyle w:val="ListParagraph"/>
        <w:rPr>
          <w:rFonts w:ascii="Candara" w:hAnsi="Candara" w:cs="Arial"/>
        </w:rPr>
      </w:pPr>
    </w:p>
    <w:p w14:paraId="14BC61B1" w14:textId="77777777" w:rsidR="001C3440" w:rsidRPr="00EF4D34" w:rsidRDefault="001C3440" w:rsidP="001C3440">
      <w:pPr>
        <w:widowControl w:val="0"/>
        <w:numPr>
          <w:ilvl w:val="0"/>
          <w:numId w:val="14"/>
        </w:numPr>
        <w:spacing w:after="0" w:line="240" w:lineRule="auto"/>
        <w:jc w:val="both"/>
        <w:rPr>
          <w:rFonts w:ascii="Candara" w:hAnsi="Candara" w:cs="Arial"/>
        </w:rPr>
      </w:pPr>
      <w:r w:rsidRPr="00EF4D34">
        <w:rPr>
          <w:rFonts w:ascii="Candara" w:hAnsi="Candara" w:cs="Arial"/>
        </w:rPr>
        <w:t>Participating in the oversight and implementation of policies and procedures relating to investment due diligence, execution, record keeping, conflicts of interest management, and safeguarding of client assets.</w:t>
      </w:r>
    </w:p>
    <w:p w14:paraId="6B6F4B3B" w14:textId="65BE1D84" w:rsidR="00E26859" w:rsidRPr="00E26859" w:rsidRDefault="00E26859" w:rsidP="00E26859">
      <w:pPr>
        <w:rPr>
          <w:rFonts w:ascii="Candara" w:hAnsi="Candara"/>
        </w:rPr>
      </w:pPr>
    </w:p>
    <w:p w14:paraId="27A6099A" w14:textId="02DF9313" w:rsidR="00E26859" w:rsidRPr="00977773" w:rsidRDefault="00977773" w:rsidP="00A506A2">
      <w:pPr>
        <w:pStyle w:val="ListParagraph"/>
        <w:numPr>
          <w:ilvl w:val="0"/>
          <w:numId w:val="16"/>
        </w:numPr>
        <w:rPr>
          <w:rFonts w:ascii="Candara" w:hAnsi="Candara"/>
          <w:b/>
          <w:bCs/>
        </w:rPr>
      </w:pPr>
      <w:r w:rsidRPr="00977773">
        <w:rPr>
          <w:rFonts w:ascii="Candara" w:hAnsi="Candara"/>
          <w:b/>
          <w:bCs/>
        </w:rPr>
        <w:t>Relevant industry experience</w:t>
      </w:r>
    </w:p>
    <w:p w14:paraId="131E8548" w14:textId="77777777" w:rsidR="009B2391" w:rsidRDefault="009B2391" w:rsidP="009B2391">
      <w:pPr>
        <w:rPr>
          <w:rFonts w:ascii="Candara" w:hAnsi="Candara"/>
        </w:rPr>
      </w:pPr>
      <w:bookmarkStart w:id="0" w:name="OLE_LINK1"/>
      <w:r w:rsidRPr="009B2391">
        <w:rPr>
          <w:rFonts w:ascii="Candara" w:hAnsi="Candara"/>
        </w:rPr>
        <w:t>Dr. Lin has over 20 years of experience in global finance, quantitative investing, and cross-border capital markets, and held leadership roles in both public and private sectors.</w:t>
      </w:r>
    </w:p>
    <w:p w14:paraId="243E55B3" w14:textId="77777777" w:rsidR="009B2391" w:rsidRDefault="009B2391" w:rsidP="009B2391">
      <w:pPr>
        <w:rPr>
          <w:rFonts w:ascii="Candara" w:hAnsi="Candara"/>
        </w:rPr>
      </w:pPr>
    </w:p>
    <w:p w14:paraId="3C49DB2B" w14:textId="5D6FE6EB" w:rsidR="00E83535" w:rsidRDefault="00E83535" w:rsidP="009B2391">
      <w:pPr>
        <w:rPr>
          <w:rFonts w:ascii="Candara" w:hAnsi="Candara"/>
        </w:rPr>
      </w:pPr>
      <w:r>
        <w:rPr>
          <w:rFonts w:ascii="Candara" w:hAnsi="Candara" w:hint="eastAsia"/>
        </w:rPr>
        <w:t xml:space="preserve">2022.07 </w:t>
      </w:r>
      <w:r>
        <w:rPr>
          <w:rFonts w:ascii="Candara" w:hAnsi="Candara"/>
        </w:rPr>
        <w:t>–</w:t>
      </w:r>
      <w:r>
        <w:rPr>
          <w:rFonts w:ascii="Candara" w:hAnsi="Candara" w:hint="eastAsia"/>
        </w:rPr>
        <w:t xml:space="preserve"> 2025.12 </w:t>
      </w:r>
      <w:r w:rsidR="00BC30D6">
        <w:rPr>
          <w:rFonts w:ascii="Candara" w:hAnsi="Candara"/>
        </w:rPr>
        <w:tab/>
      </w:r>
      <w:r w:rsidR="00BC30D6">
        <w:rPr>
          <w:rFonts w:ascii="Candara" w:hAnsi="Candara" w:hint="eastAsia"/>
        </w:rPr>
        <w:t>Chief Investment Officer</w:t>
      </w:r>
      <w:r w:rsidR="00BC30D6">
        <w:rPr>
          <w:rFonts w:ascii="Candara" w:hAnsi="Candara"/>
        </w:rPr>
        <w:tab/>
      </w:r>
      <w:r w:rsidR="00BC30D6" w:rsidRPr="00BC30D6">
        <w:rPr>
          <w:rFonts w:ascii="Candara" w:hAnsi="Candara"/>
        </w:rPr>
        <w:t>Micro Connect (H.K.) Investment Management Limited</w:t>
      </w:r>
      <w:r w:rsidR="00BC30D6">
        <w:rPr>
          <w:rFonts w:ascii="Candara" w:hAnsi="Candara" w:hint="eastAsia"/>
        </w:rPr>
        <w:t xml:space="preserve"> (BSG035)</w:t>
      </w:r>
    </w:p>
    <w:p w14:paraId="2DB82150" w14:textId="25B1D34F" w:rsidR="00BC30D6" w:rsidRDefault="00EF040A" w:rsidP="009B2391">
      <w:pPr>
        <w:rPr>
          <w:rFonts w:ascii="Candara" w:hAnsi="Candara"/>
        </w:rPr>
      </w:pPr>
      <w:r>
        <w:rPr>
          <w:rFonts w:ascii="Candara" w:hAnsi="Candara" w:hint="eastAsia"/>
        </w:rPr>
        <w:t xml:space="preserve">2024.01 </w:t>
      </w:r>
      <w:r>
        <w:rPr>
          <w:rFonts w:ascii="Candara" w:hAnsi="Candara"/>
        </w:rPr>
        <w:t>–</w:t>
      </w:r>
      <w:r>
        <w:rPr>
          <w:rFonts w:ascii="Candara" w:hAnsi="Candara" w:hint="eastAsia"/>
        </w:rPr>
        <w:t xml:space="preserve"> 2025.12 </w:t>
      </w:r>
      <w:r>
        <w:rPr>
          <w:rFonts w:ascii="Candara" w:hAnsi="Candara"/>
        </w:rPr>
        <w:tab/>
      </w:r>
      <w:r>
        <w:rPr>
          <w:rFonts w:ascii="Candara" w:hAnsi="Candara" w:hint="eastAsia"/>
        </w:rPr>
        <w:t>P</w:t>
      </w:r>
      <w:r w:rsidRPr="00EF040A">
        <w:rPr>
          <w:rFonts w:ascii="Candara" w:hAnsi="Candara"/>
        </w:rPr>
        <w:t>artner</w:t>
      </w:r>
      <w:r>
        <w:rPr>
          <w:rFonts w:ascii="Candara" w:hAnsi="Candara"/>
        </w:rPr>
        <w:tab/>
      </w:r>
      <w:r>
        <w:rPr>
          <w:rFonts w:ascii="Candara" w:hAnsi="Candara"/>
        </w:rPr>
        <w:tab/>
      </w:r>
      <w:r>
        <w:rPr>
          <w:rFonts w:ascii="Candara" w:hAnsi="Candara"/>
        </w:rPr>
        <w:tab/>
      </w:r>
      <w:r>
        <w:rPr>
          <w:rFonts w:ascii="Candara" w:hAnsi="Candara" w:hint="eastAsia"/>
        </w:rPr>
        <w:t>Micro Connect Group</w:t>
      </w:r>
    </w:p>
    <w:p w14:paraId="356E51B2" w14:textId="787CFC04" w:rsidR="00850FA7" w:rsidRPr="00850FA7" w:rsidRDefault="00B0392B" w:rsidP="00850FA7">
      <w:pPr>
        <w:numPr>
          <w:ilvl w:val="0"/>
          <w:numId w:val="5"/>
        </w:numPr>
        <w:rPr>
          <w:rFonts w:ascii="Candara" w:hAnsi="Candara"/>
        </w:rPr>
      </w:pPr>
      <w:r w:rsidRPr="00B0392B">
        <w:rPr>
          <w:rFonts w:ascii="Candara" w:hAnsi="Candara"/>
        </w:rPr>
        <w:t>Over</w:t>
      </w:r>
      <w:r w:rsidR="00637651" w:rsidRPr="00850FA7">
        <w:rPr>
          <w:rFonts w:ascii="Candara" w:hAnsi="Candara" w:hint="eastAsia"/>
        </w:rPr>
        <w:t xml:space="preserve">saw </w:t>
      </w:r>
      <w:r w:rsidRPr="00B0392B">
        <w:rPr>
          <w:rFonts w:ascii="Candara" w:hAnsi="Candara"/>
        </w:rPr>
        <w:t xml:space="preserve">the </w:t>
      </w:r>
      <w:r w:rsidR="00B74325" w:rsidRPr="00850FA7">
        <w:rPr>
          <w:rFonts w:ascii="Candara" w:hAnsi="Candara" w:hint="eastAsia"/>
        </w:rPr>
        <w:t>firm</w:t>
      </w:r>
      <w:r w:rsidR="00B74325" w:rsidRPr="00850FA7">
        <w:rPr>
          <w:rFonts w:ascii="Candara" w:hAnsi="Candara"/>
        </w:rPr>
        <w:t>’</w:t>
      </w:r>
      <w:r w:rsidR="00B74325" w:rsidRPr="00850FA7">
        <w:rPr>
          <w:rFonts w:ascii="Candara" w:hAnsi="Candara" w:hint="eastAsia"/>
        </w:rPr>
        <w:t>s</w:t>
      </w:r>
      <w:r w:rsidRPr="00B0392B">
        <w:rPr>
          <w:rFonts w:ascii="Candara" w:hAnsi="Candara"/>
        </w:rPr>
        <w:t xml:space="preserve"> </w:t>
      </w:r>
      <w:r w:rsidR="00850FA7" w:rsidRPr="00850FA7">
        <w:rPr>
          <w:rFonts w:ascii="Candara" w:hAnsi="Candara" w:hint="eastAsia"/>
        </w:rPr>
        <w:t>asset management business, overseeing</w:t>
      </w:r>
      <w:r w:rsidR="00850FA7" w:rsidRPr="00850FA7">
        <w:t xml:space="preserve"> </w:t>
      </w:r>
      <w:r w:rsidR="00850FA7" w:rsidRPr="00850FA7">
        <w:rPr>
          <w:rFonts w:ascii="Candara" w:hAnsi="Candara"/>
        </w:rPr>
        <w:t>the investment strategy, portfolio management, and fundraising initiatives</w:t>
      </w:r>
      <w:r w:rsidR="00850FA7">
        <w:rPr>
          <w:rFonts w:ascii="Candara" w:hAnsi="Candara" w:hint="eastAsia"/>
        </w:rPr>
        <w:t xml:space="preserve"> for funds under management;</w:t>
      </w:r>
    </w:p>
    <w:p w14:paraId="43C248C1" w14:textId="65906E88" w:rsidR="003F57F2" w:rsidRDefault="003F13A6" w:rsidP="003F13A6">
      <w:pPr>
        <w:numPr>
          <w:ilvl w:val="0"/>
          <w:numId w:val="5"/>
        </w:numPr>
        <w:rPr>
          <w:rFonts w:ascii="Candara" w:hAnsi="Candara"/>
        </w:rPr>
      </w:pPr>
      <w:r w:rsidRPr="003F13A6">
        <w:rPr>
          <w:rFonts w:ascii="Candara" w:hAnsi="Candara" w:hint="eastAsia"/>
        </w:rPr>
        <w:lastRenderedPageBreak/>
        <w:t>Acted as k</w:t>
      </w:r>
      <w:r w:rsidRPr="003F13A6">
        <w:rPr>
          <w:rFonts w:ascii="Candara" w:hAnsi="Candara"/>
        </w:rPr>
        <w:t xml:space="preserve">ey decision maker in the process and responsible for designing investment strategy and </w:t>
      </w:r>
      <w:r w:rsidR="00F708F9">
        <w:rPr>
          <w:rFonts w:ascii="Candara" w:hAnsi="Candara" w:hint="eastAsia"/>
        </w:rPr>
        <w:t>making investment decision</w:t>
      </w:r>
      <w:r w:rsidRPr="003F13A6">
        <w:rPr>
          <w:rFonts w:ascii="Candara" w:hAnsi="Candara"/>
        </w:rPr>
        <w:t xml:space="preserve"> </w:t>
      </w:r>
      <w:r w:rsidR="003F57F2">
        <w:rPr>
          <w:rFonts w:ascii="Candara" w:hAnsi="Candara" w:hint="eastAsia"/>
        </w:rPr>
        <w:t xml:space="preserve">for funds under management; </w:t>
      </w:r>
    </w:p>
    <w:p w14:paraId="23331B51" w14:textId="28ABAC72" w:rsidR="003F57F2" w:rsidRDefault="003F57F2" w:rsidP="003F13A6">
      <w:pPr>
        <w:numPr>
          <w:ilvl w:val="0"/>
          <w:numId w:val="5"/>
        </w:numPr>
        <w:rPr>
          <w:rFonts w:ascii="Candara" w:hAnsi="Candara"/>
        </w:rPr>
      </w:pPr>
      <w:r>
        <w:rPr>
          <w:rFonts w:ascii="Candara" w:hAnsi="Candara" w:hint="eastAsia"/>
        </w:rPr>
        <w:t xml:space="preserve">Carried out regular </w:t>
      </w:r>
      <w:r>
        <w:rPr>
          <w:rFonts w:ascii="Candara" w:hAnsi="Candara"/>
        </w:rPr>
        <w:t>reporting</w:t>
      </w:r>
      <w:r>
        <w:rPr>
          <w:rFonts w:ascii="Candara" w:hAnsi="Candara" w:hint="eastAsia"/>
        </w:rPr>
        <w:t xml:space="preserve"> to funds</w:t>
      </w:r>
      <w:r>
        <w:rPr>
          <w:rFonts w:ascii="Candara" w:hAnsi="Candara"/>
        </w:rPr>
        <w:t>’</w:t>
      </w:r>
      <w:r>
        <w:rPr>
          <w:rFonts w:ascii="Candara" w:hAnsi="Candara" w:hint="eastAsia"/>
        </w:rPr>
        <w:t xml:space="preserve"> </w:t>
      </w:r>
      <w:r>
        <w:rPr>
          <w:rFonts w:ascii="Candara" w:hAnsi="Candara"/>
        </w:rPr>
        <w:t>boar</w:t>
      </w:r>
      <w:r>
        <w:rPr>
          <w:rFonts w:ascii="Candara" w:hAnsi="Candara" w:hint="eastAsia"/>
        </w:rPr>
        <w:t xml:space="preserve">d of directors for </w:t>
      </w:r>
      <w:r w:rsidR="00F36490">
        <w:rPr>
          <w:rFonts w:ascii="Candara" w:hAnsi="Candara" w:hint="eastAsia"/>
        </w:rPr>
        <w:t>corporate governance;</w:t>
      </w:r>
    </w:p>
    <w:p w14:paraId="4D9AE81D" w14:textId="04CEF0A8" w:rsidR="00234210" w:rsidRPr="001D53BD" w:rsidRDefault="00234210" w:rsidP="001D53BD">
      <w:pPr>
        <w:numPr>
          <w:ilvl w:val="0"/>
          <w:numId w:val="5"/>
        </w:numPr>
        <w:rPr>
          <w:rFonts w:ascii="Candara" w:hAnsi="Candara"/>
        </w:rPr>
      </w:pPr>
      <w:r>
        <w:rPr>
          <w:rFonts w:ascii="Candara" w:hAnsi="Candara" w:hint="eastAsia"/>
        </w:rPr>
        <w:t xml:space="preserve">Fund under management: </w:t>
      </w:r>
      <w:r w:rsidRPr="00234210">
        <w:rPr>
          <w:rFonts w:ascii="Candara" w:hAnsi="Candara"/>
        </w:rPr>
        <w:t>Micro Connect Leadership Fund and Micro</w:t>
      </w:r>
      <w:r>
        <w:rPr>
          <w:rFonts w:ascii="Candara" w:hAnsi="Candara" w:hint="eastAsia"/>
        </w:rPr>
        <w:t xml:space="preserve"> </w:t>
      </w:r>
      <w:r w:rsidRPr="00234210">
        <w:rPr>
          <w:rFonts w:ascii="Candara" w:hAnsi="Candara"/>
        </w:rPr>
        <w:t>Connect Leadership Feeder Fund</w:t>
      </w:r>
      <w:r w:rsidR="001D53BD">
        <w:rPr>
          <w:rFonts w:ascii="Candara" w:hAnsi="Candara" w:hint="eastAsia"/>
        </w:rPr>
        <w:t xml:space="preserve"> (</w:t>
      </w:r>
      <w:r w:rsidR="001D53BD" w:rsidRPr="001D53BD">
        <w:rPr>
          <w:rFonts w:ascii="Candara" w:hAnsi="Candara"/>
        </w:rPr>
        <w:t>Mutual funds registered under the Cayman</w:t>
      </w:r>
      <w:r w:rsidR="001D53BD">
        <w:rPr>
          <w:rFonts w:ascii="Candara" w:hAnsi="Candara" w:hint="eastAsia"/>
        </w:rPr>
        <w:t xml:space="preserve"> </w:t>
      </w:r>
      <w:r w:rsidR="001D53BD" w:rsidRPr="001D53BD">
        <w:rPr>
          <w:rFonts w:ascii="Candara" w:hAnsi="Candara"/>
        </w:rPr>
        <w:t>Islands Monetary Authority</w:t>
      </w:r>
      <w:r w:rsidR="001D53BD" w:rsidRPr="001D53BD">
        <w:rPr>
          <w:rFonts w:ascii="Candara" w:hAnsi="Candara" w:hint="eastAsia"/>
        </w:rPr>
        <w:t>)</w:t>
      </w:r>
    </w:p>
    <w:p w14:paraId="21D5C266" w14:textId="3DF7F031" w:rsidR="0041702D" w:rsidRPr="0041702D" w:rsidRDefault="0041702D" w:rsidP="0041702D">
      <w:pPr>
        <w:numPr>
          <w:ilvl w:val="0"/>
          <w:numId w:val="5"/>
        </w:numPr>
        <w:rPr>
          <w:rFonts w:ascii="Candara" w:hAnsi="Candara"/>
        </w:rPr>
      </w:pPr>
      <w:r w:rsidRPr="0041702D">
        <w:rPr>
          <w:rFonts w:ascii="Candara" w:hAnsi="Candara"/>
        </w:rPr>
        <w:t>Asset types and geographical</w:t>
      </w:r>
      <w:r w:rsidRPr="0041702D">
        <w:rPr>
          <w:rFonts w:ascii="Candara" w:hAnsi="Candara" w:hint="eastAsia"/>
        </w:rPr>
        <w:t xml:space="preserve"> </w:t>
      </w:r>
      <w:r w:rsidRPr="0041702D">
        <w:rPr>
          <w:rFonts w:ascii="Candara" w:hAnsi="Candara"/>
        </w:rPr>
        <w:t>coverage of the fund(s):</w:t>
      </w:r>
      <w:r w:rsidRPr="0041702D">
        <w:rPr>
          <w:rFonts w:ascii="Candara" w:hAnsi="Candara" w:hint="eastAsia"/>
        </w:rPr>
        <w:t xml:space="preserve"> </w:t>
      </w:r>
      <w:r w:rsidRPr="0041702D">
        <w:rPr>
          <w:rFonts w:ascii="Candara" w:hAnsi="Candara"/>
        </w:rPr>
        <w:t>Cashflow-based</w:t>
      </w:r>
      <w:r w:rsidRPr="0041702D">
        <w:rPr>
          <w:rFonts w:ascii="Candara" w:hAnsi="Candara" w:hint="eastAsia"/>
        </w:rPr>
        <w:t xml:space="preserve"> </w:t>
      </w:r>
      <w:r w:rsidRPr="0041702D">
        <w:rPr>
          <w:rFonts w:ascii="Candara" w:hAnsi="Candara"/>
        </w:rPr>
        <w:t>investments, Greater China focus</w:t>
      </w:r>
      <w:r w:rsidR="00AD3B97">
        <w:rPr>
          <w:rFonts w:ascii="Candara" w:hAnsi="Candara" w:hint="eastAsia"/>
        </w:rPr>
        <w:t>ed</w:t>
      </w:r>
    </w:p>
    <w:p w14:paraId="6ABE706F" w14:textId="2457945D" w:rsidR="00B0392B" w:rsidRPr="00B0392B" w:rsidRDefault="00234210" w:rsidP="0041702D">
      <w:pPr>
        <w:numPr>
          <w:ilvl w:val="0"/>
          <w:numId w:val="5"/>
        </w:numPr>
        <w:rPr>
          <w:rFonts w:ascii="Candara" w:hAnsi="Candara"/>
        </w:rPr>
      </w:pPr>
      <w:r>
        <w:rPr>
          <w:rFonts w:ascii="Candara" w:hAnsi="Candara" w:hint="eastAsia"/>
        </w:rPr>
        <w:t xml:space="preserve">Asset under management: </w:t>
      </w:r>
      <w:r w:rsidR="0041702D">
        <w:rPr>
          <w:rFonts w:ascii="Candara" w:hAnsi="Candara"/>
        </w:rPr>
        <w:t>approximately</w:t>
      </w:r>
      <w:r w:rsidR="0041702D">
        <w:rPr>
          <w:rFonts w:ascii="Candara" w:hAnsi="Candara" w:hint="eastAsia"/>
        </w:rPr>
        <w:t xml:space="preserve"> US$160 million</w:t>
      </w:r>
    </w:p>
    <w:p w14:paraId="0C3E814E" w14:textId="139166ED" w:rsidR="0041702D" w:rsidRDefault="0041702D" w:rsidP="00B0392B">
      <w:pPr>
        <w:numPr>
          <w:ilvl w:val="0"/>
          <w:numId w:val="5"/>
        </w:numPr>
        <w:rPr>
          <w:rFonts w:ascii="Candara" w:hAnsi="Candara"/>
        </w:rPr>
      </w:pPr>
      <w:r>
        <w:rPr>
          <w:rFonts w:ascii="Candara" w:hAnsi="Candara" w:hint="eastAsia"/>
        </w:rPr>
        <w:t xml:space="preserve">Team under management: </w:t>
      </w:r>
      <w:r w:rsidR="007375BF">
        <w:rPr>
          <w:rFonts w:ascii="Candara" w:hAnsi="Candara" w:hint="eastAsia"/>
        </w:rPr>
        <w:t xml:space="preserve">approximately </w:t>
      </w:r>
      <w:r w:rsidR="00C10D31">
        <w:rPr>
          <w:rFonts w:ascii="Candara" w:hAnsi="Candara" w:hint="eastAsia"/>
        </w:rPr>
        <w:t xml:space="preserve">7 to 20 persons </w:t>
      </w:r>
      <w:r w:rsidR="00C10D31">
        <w:rPr>
          <w:rFonts w:ascii="Candara" w:hAnsi="Candara"/>
        </w:rPr>
        <w:t>during</w:t>
      </w:r>
      <w:r w:rsidR="00C10D31">
        <w:rPr>
          <w:rFonts w:ascii="Candara" w:hAnsi="Candara" w:hint="eastAsia"/>
        </w:rPr>
        <w:t xml:space="preserve"> the </w:t>
      </w:r>
      <w:r w:rsidR="00C10D31">
        <w:rPr>
          <w:rFonts w:ascii="Candara" w:hAnsi="Candara"/>
        </w:rPr>
        <w:t>tenure</w:t>
      </w:r>
    </w:p>
    <w:p w14:paraId="67BAF912" w14:textId="1E9075A8" w:rsidR="00EF040A" w:rsidRDefault="00530F10" w:rsidP="009B2391">
      <w:pPr>
        <w:rPr>
          <w:rFonts w:ascii="Candara" w:hAnsi="Candara"/>
        </w:rPr>
      </w:pPr>
      <w:r>
        <w:rPr>
          <w:rFonts w:ascii="Candara" w:hAnsi="Candara" w:hint="eastAsia"/>
        </w:rPr>
        <w:t>20</w:t>
      </w:r>
      <w:r w:rsidR="00756F40">
        <w:rPr>
          <w:rFonts w:ascii="Candara" w:hAnsi="Candara" w:hint="eastAsia"/>
        </w:rPr>
        <w:t xml:space="preserve">15.06 </w:t>
      </w:r>
      <w:r w:rsidR="00B71EBF">
        <w:rPr>
          <w:rFonts w:ascii="Candara" w:hAnsi="Candara"/>
        </w:rPr>
        <w:t>–</w:t>
      </w:r>
      <w:r w:rsidR="00756F40">
        <w:rPr>
          <w:rFonts w:ascii="Candara" w:hAnsi="Candara" w:hint="eastAsia"/>
        </w:rPr>
        <w:t xml:space="preserve"> </w:t>
      </w:r>
      <w:r w:rsidR="00B71EBF">
        <w:rPr>
          <w:rFonts w:ascii="Candara" w:hAnsi="Candara" w:hint="eastAsia"/>
        </w:rPr>
        <w:t xml:space="preserve">2022.06 </w:t>
      </w:r>
      <w:r w:rsidR="00B71EBF">
        <w:rPr>
          <w:rFonts w:ascii="Candara" w:hAnsi="Candara"/>
        </w:rPr>
        <w:tab/>
      </w:r>
      <w:r w:rsidR="00BE2491" w:rsidRPr="00BE2491">
        <w:rPr>
          <w:rFonts w:ascii="Candara" w:hAnsi="Candara"/>
        </w:rPr>
        <w:t>Responsible Officer; Managing Director</w:t>
      </w:r>
      <w:r w:rsidR="00B71EBF">
        <w:rPr>
          <w:rFonts w:ascii="Candara" w:hAnsi="Candara"/>
        </w:rPr>
        <w:tab/>
      </w:r>
      <w:r w:rsidR="00B71EBF" w:rsidRPr="00B71EBF">
        <w:rPr>
          <w:rFonts w:ascii="Candara" w:hAnsi="Candara"/>
        </w:rPr>
        <w:t>Goldstream Capital Management Ltd</w:t>
      </w:r>
      <w:r w:rsidR="00B71EBF">
        <w:rPr>
          <w:rFonts w:ascii="Candara" w:hAnsi="Candara" w:hint="eastAsia"/>
        </w:rPr>
        <w:t xml:space="preserve"> (</w:t>
      </w:r>
      <w:r w:rsidR="00B71EBF" w:rsidRPr="00B71EBF">
        <w:rPr>
          <w:rFonts w:ascii="Candara" w:hAnsi="Candara"/>
        </w:rPr>
        <w:t>AYU472</w:t>
      </w:r>
      <w:r w:rsidR="00B71EBF">
        <w:rPr>
          <w:rFonts w:ascii="Candara" w:hAnsi="Candara" w:hint="eastAsia"/>
        </w:rPr>
        <w:t>)</w:t>
      </w:r>
    </w:p>
    <w:p w14:paraId="482DD1E5" w14:textId="6BF85CB7" w:rsidR="00463D53" w:rsidRDefault="00463D53" w:rsidP="000960AC">
      <w:pPr>
        <w:ind w:left="720"/>
        <w:rPr>
          <w:rFonts w:ascii="Candara" w:hAnsi="Candara"/>
          <w:i/>
          <w:iCs/>
        </w:rPr>
      </w:pPr>
      <w:r w:rsidRPr="000960AC">
        <w:rPr>
          <w:rFonts w:ascii="Candara" w:hAnsi="Candara" w:hint="eastAsia"/>
          <w:i/>
          <w:iCs/>
        </w:rPr>
        <w:t>Dr. Lin</w:t>
      </w:r>
      <w:r w:rsidRPr="000960AC">
        <w:rPr>
          <w:rFonts w:ascii="Candara" w:hAnsi="Candara"/>
          <w:i/>
          <w:iCs/>
        </w:rPr>
        <w:t xml:space="preserve"> started Goldstream Capital in 2015 as Hony Capital’s public asset</w:t>
      </w:r>
      <w:r w:rsidRPr="000960AC">
        <w:rPr>
          <w:rFonts w:ascii="Candara" w:hAnsi="Candara" w:hint="eastAsia"/>
          <w:i/>
          <w:iCs/>
        </w:rPr>
        <w:t xml:space="preserve"> </w:t>
      </w:r>
      <w:r w:rsidRPr="000960AC">
        <w:rPr>
          <w:rFonts w:ascii="Candara" w:hAnsi="Candara"/>
          <w:i/>
          <w:iCs/>
        </w:rPr>
        <w:t>investment arm. In 2018, Goldstream Capital was spun off and became a listed company.</w:t>
      </w:r>
      <w:r w:rsidR="00B025D3">
        <w:rPr>
          <w:rFonts w:ascii="Candara" w:hAnsi="Candara" w:hint="eastAsia"/>
          <w:i/>
          <w:iCs/>
        </w:rPr>
        <w:t xml:space="preserve"> </w:t>
      </w:r>
      <w:r w:rsidRPr="000960AC">
        <w:rPr>
          <w:rFonts w:ascii="Candara" w:hAnsi="Candara"/>
          <w:i/>
          <w:iCs/>
        </w:rPr>
        <w:t>Goldstream Capital is a multi-manager, multi-strategy and multi-asset investment manager using human and artificial intelligence. During Dr. Lin’s tenure at Goldstream Capital, he developed the investment management business from ground up. He deployed various investment strategies including long-short equity, macro, fund of fund, equity long only,</w:t>
      </w:r>
      <w:r w:rsidR="000960AC" w:rsidRPr="000960AC">
        <w:rPr>
          <w:rFonts w:ascii="Candara" w:hAnsi="Candara" w:hint="eastAsia"/>
          <w:i/>
          <w:iCs/>
        </w:rPr>
        <w:t xml:space="preserve"> etc.</w:t>
      </w:r>
    </w:p>
    <w:p w14:paraId="077A5C1C" w14:textId="77777777" w:rsidR="001F2870" w:rsidRPr="000960AC" w:rsidRDefault="001F2870" w:rsidP="001F2870">
      <w:pPr>
        <w:rPr>
          <w:rFonts w:ascii="Candara" w:hAnsi="Candara"/>
          <w:i/>
          <w:iCs/>
        </w:rPr>
      </w:pPr>
    </w:p>
    <w:p w14:paraId="221D868A" w14:textId="40588ACC" w:rsidR="00A421B6" w:rsidRPr="00A421B6" w:rsidRDefault="00B025D3" w:rsidP="00A421B6">
      <w:pPr>
        <w:numPr>
          <w:ilvl w:val="0"/>
          <w:numId w:val="5"/>
        </w:numPr>
        <w:rPr>
          <w:rFonts w:ascii="Candara" w:hAnsi="Candara"/>
        </w:rPr>
      </w:pPr>
      <w:r w:rsidRPr="00B025D3">
        <w:rPr>
          <w:rFonts w:ascii="Candara" w:hAnsi="Candara"/>
        </w:rPr>
        <w:t xml:space="preserve">Duties in the </w:t>
      </w:r>
      <w:r w:rsidR="001F2870">
        <w:rPr>
          <w:rFonts w:ascii="Candara" w:hAnsi="Candara" w:hint="eastAsia"/>
        </w:rPr>
        <w:t>firm</w:t>
      </w:r>
      <w:r w:rsidRPr="00B025D3">
        <w:rPr>
          <w:rFonts w:ascii="Candara" w:hAnsi="Candara"/>
        </w:rPr>
        <w:t xml:space="preserve">: </w:t>
      </w:r>
      <w:r w:rsidR="00A421B6" w:rsidRPr="00A421B6">
        <w:rPr>
          <w:rFonts w:ascii="Candara" w:hAnsi="Candara"/>
        </w:rPr>
        <w:t>Overall management of the platform, including managing the investment team, developing the investment management business, and deploying various investment strategies</w:t>
      </w:r>
      <w:r w:rsidR="001F2870">
        <w:rPr>
          <w:rFonts w:ascii="Candara" w:hAnsi="Candara" w:hint="eastAsia"/>
        </w:rPr>
        <w:t>;</w:t>
      </w:r>
    </w:p>
    <w:p w14:paraId="3C3CA45C" w14:textId="5F3172B2" w:rsidR="00363189" w:rsidRPr="001D53BD" w:rsidRDefault="00363189" w:rsidP="00363189">
      <w:pPr>
        <w:numPr>
          <w:ilvl w:val="0"/>
          <w:numId w:val="5"/>
        </w:numPr>
        <w:rPr>
          <w:rFonts w:ascii="Candara" w:hAnsi="Candara"/>
        </w:rPr>
      </w:pPr>
      <w:r>
        <w:rPr>
          <w:rFonts w:ascii="Candara" w:hAnsi="Candara" w:hint="eastAsia"/>
        </w:rPr>
        <w:t xml:space="preserve">Fund under management: </w:t>
      </w:r>
      <w:r w:rsidR="00475A5D">
        <w:rPr>
          <w:rFonts w:ascii="Candara" w:hAnsi="Candara" w:hint="eastAsia"/>
        </w:rPr>
        <w:t xml:space="preserve">various funds with different </w:t>
      </w:r>
      <w:r w:rsidR="00475A5D" w:rsidRPr="000960AC">
        <w:rPr>
          <w:rFonts w:ascii="Candara" w:hAnsi="Candara"/>
          <w:i/>
          <w:iCs/>
        </w:rPr>
        <w:t>investment strategies including long-short equity, macro, fund of fund, equity long only,</w:t>
      </w:r>
      <w:r w:rsidR="00475A5D" w:rsidRPr="000960AC">
        <w:rPr>
          <w:rFonts w:ascii="Candara" w:hAnsi="Candara" w:hint="eastAsia"/>
          <w:i/>
          <w:iCs/>
        </w:rPr>
        <w:t xml:space="preserve"> etc.</w:t>
      </w:r>
    </w:p>
    <w:p w14:paraId="65ED64FB" w14:textId="77777777" w:rsidR="006761C9" w:rsidRDefault="00363189" w:rsidP="006761C9">
      <w:pPr>
        <w:numPr>
          <w:ilvl w:val="0"/>
          <w:numId w:val="5"/>
        </w:numPr>
        <w:rPr>
          <w:rFonts w:ascii="Candara" w:hAnsi="Candara"/>
        </w:rPr>
      </w:pPr>
      <w:r w:rsidRPr="0041702D">
        <w:rPr>
          <w:rFonts w:ascii="Candara" w:hAnsi="Candara"/>
        </w:rPr>
        <w:t>Asset types and geographical</w:t>
      </w:r>
      <w:r w:rsidRPr="006761C9">
        <w:rPr>
          <w:rFonts w:ascii="Candara" w:hAnsi="Candara" w:hint="eastAsia"/>
        </w:rPr>
        <w:t xml:space="preserve"> </w:t>
      </w:r>
      <w:r w:rsidRPr="006761C9">
        <w:rPr>
          <w:rFonts w:ascii="Candara" w:hAnsi="Candara"/>
        </w:rPr>
        <w:t>coverage of the fund(s):</w:t>
      </w:r>
      <w:r w:rsidRPr="006761C9">
        <w:rPr>
          <w:rFonts w:ascii="Candara" w:hAnsi="Candara" w:hint="eastAsia"/>
        </w:rPr>
        <w:t xml:space="preserve"> </w:t>
      </w:r>
      <w:r w:rsidR="006761C9" w:rsidRPr="006761C9">
        <w:rPr>
          <w:rFonts w:ascii="Candara" w:hAnsi="Candara"/>
        </w:rPr>
        <w:t>Multiple strategies across equities, fixed income, derivatives, external funds, with regional allocation across Hong Kong, the United States, and mainland China</w:t>
      </w:r>
    </w:p>
    <w:p w14:paraId="52FA8A48" w14:textId="1CD4BBDE" w:rsidR="00363189" w:rsidRPr="00B0392B" w:rsidRDefault="00363189" w:rsidP="001A03DB">
      <w:pPr>
        <w:numPr>
          <w:ilvl w:val="0"/>
          <w:numId w:val="5"/>
        </w:numPr>
        <w:rPr>
          <w:rFonts w:ascii="Candara" w:hAnsi="Candara"/>
        </w:rPr>
      </w:pPr>
      <w:r w:rsidRPr="001A03DB">
        <w:rPr>
          <w:rFonts w:ascii="Candara" w:hAnsi="Candara" w:hint="eastAsia"/>
        </w:rPr>
        <w:t xml:space="preserve">Asset under management: </w:t>
      </w:r>
      <w:r w:rsidR="001A03DB" w:rsidRPr="001A03DB">
        <w:rPr>
          <w:rFonts w:ascii="Candara" w:hAnsi="Candara" w:hint="eastAsia"/>
        </w:rPr>
        <w:t xml:space="preserve">approximately </w:t>
      </w:r>
      <w:r w:rsidR="001A03DB" w:rsidRPr="001A03DB">
        <w:rPr>
          <w:rFonts w:ascii="Candara" w:hAnsi="Candara"/>
        </w:rPr>
        <w:t xml:space="preserve">USD1 billion (at </w:t>
      </w:r>
      <w:r w:rsidR="001A03DB" w:rsidRPr="001A03DB">
        <w:rPr>
          <w:rFonts w:ascii="Candara" w:hAnsi="Candara" w:hint="eastAsia"/>
        </w:rPr>
        <w:t>firm</w:t>
      </w:r>
      <w:r w:rsidR="001A03DB" w:rsidRPr="001A03DB">
        <w:rPr>
          <w:rFonts w:ascii="Candara" w:hAnsi="Candara"/>
        </w:rPr>
        <w:t xml:space="preserve"> level); </w:t>
      </w:r>
      <w:r w:rsidR="001A03DB" w:rsidRPr="001A03DB">
        <w:rPr>
          <w:rFonts w:ascii="Candara" w:hAnsi="Candara" w:hint="eastAsia"/>
        </w:rPr>
        <w:t xml:space="preserve">approximately </w:t>
      </w:r>
      <w:r w:rsidR="001A03DB" w:rsidRPr="001A03DB">
        <w:rPr>
          <w:rFonts w:ascii="Candara" w:hAnsi="Candara"/>
        </w:rPr>
        <w:t>USD480 million (the largest fund under management) (as at April 2021)</w:t>
      </w:r>
    </w:p>
    <w:p w14:paraId="7097C5D8" w14:textId="47E2AFAB" w:rsidR="00363189" w:rsidRDefault="00363189" w:rsidP="00363189">
      <w:pPr>
        <w:numPr>
          <w:ilvl w:val="0"/>
          <w:numId w:val="5"/>
        </w:numPr>
        <w:rPr>
          <w:rFonts w:ascii="Candara" w:hAnsi="Candara"/>
        </w:rPr>
      </w:pPr>
      <w:r>
        <w:rPr>
          <w:rFonts w:ascii="Candara" w:hAnsi="Candara" w:hint="eastAsia"/>
        </w:rPr>
        <w:t xml:space="preserve">Team under management: </w:t>
      </w:r>
      <w:r w:rsidR="00013D96">
        <w:rPr>
          <w:rFonts w:ascii="Candara" w:hAnsi="Candara" w:hint="eastAsia"/>
        </w:rPr>
        <w:t>Dr. Lin</w:t>
      </w:r>
      <w:r w:rsidR="00013D96">
        <w:rPr>
          <w:rFonts w:ascii="Candara" w:hAnsi="Candara"/>
        </w:rPr>
        <w:t>’</w:t>
      </w:r>
      <w:r w:rsidR="00013D96">
        <w:rPr>
          <w:rFonts w:ascii="Candara" w:hAnsi="Candara" w:hint="eastAsia"/>
        </w:rPr>
        <w:t>s latest position was the CEO of the firm</w:t>
      </w:r>
      <w:r w:rsidR="00CD6351">
        <w:rPr>
          <w:rFonts w:ascii="Candara" w:hAnsi="Candara" w:hint="eastAsia"/>
        </w:rPr>
        <w:t xml:space="preserve"> and </w:t>
      </w:r>
      <w:r w:rsidR="00724962">
        <w:rPr>
          <w:rFonts w:ascii="Candara" w:hAnsi="Candara" w:hint="eastAsia"/>
        </w:rPr>
        <w:t>managed</w:t>
      </w:r>
      <w:r w:rsidR="00CD6351">
        <w:rPr>
          <w:rFonts w:ascii="Candara" w:hAnsi="Candara" w:hint="eastAsia"/>
        </w:rPr>
        <w:t xml:space="preserve"> </w:t>
      </w:r>
      <w:r w:rsidR="00801972">
        <w:rPr>
          <w:rFonts w:ascii="Candara" w:hAnsi="Candara" w:hint="eastAsia"/>
        </w:rPr>
        <w:t>over 20 staff</w:t>
      </w:r>
      <w:r w:rsidR="00CD6351">
        <w:rPr>
          <w:rFonts w:ascii="Candara" w:hAnsi="Candara" w:hint="eastAsia"/>
        </w:rPr>
        <w:t>.</w:t>
      </w:r>
    </w:p>
    <w:p w14:paraId="28F6D26B" w14:textId="77777777" w:rsidR="00997F9C" w:rsidRDefault="00997F9C" w:rsidP="00CA1571">
      <w:pPr>
        <w:rPr>
          <w:rFonts w:ascii="Candara" w:hAnsi="Candara"/>
        </w:rPr>
      </w:pPr>
    </w:p>
    <w:p w14:paraId="6BEE14FF" w14:textId="1622006D" w:rsidR="00AE3432" w:rsidRDefault="00AE3432" w:rsidP="00AE3432">
      <w:pPr>
        <w:rPr>
          <w:rFonts w:ascii="Candara" w:hAnsi="Candara"/>
        </w:rPr>
      </w:pPr>
      <w:r>
        <w:rPr>
          <w:rFonts w:ascii="Candara" w:hAnsi="Candara" w:hint="eastAsia"/>
        </w:rPr>
        <w:t>D</w:t>
      </w:r>
      <w:r w:rsidRPr="00AE3432">
        <w:rPr>
          <w:rFonts w:ascii="Candara" w:hAnsi="Candara"/>
        </w:rPr>
        <w:t xml:space="preserve">r. Lin </w:t>
      </w:r>
      <w:r w:rsidR="00F676E1">
        <w:rPr>
          <w:rFonts w:ascii="Candara" w:hAnsi="Candara" w:hint="eastAsia"/>
        </w:rPr>
        <w:t>previous</w:t>
      </w:r>
      <w:r w:rsidR="00013D96">
        <w:rPr>
          <w:rFonts w:ascii="Candara" w:hAnsi="Candara" w:hint="eastAsia"/>
        </w:rPr>
        <w:t xml:space="preserve"> experience including </w:t>
      </w:r>
      <w:r w:rsidR="00F676E1">
        <w:rPr>
          <w:rFonts w:ascii="Candara" w:hAnsi="Candara" w:hint="eastAsia"/>
        </w:rPr>
        <w:t xml:space="preserve">serving as </w:t>
      </w:r>
      <w:r w:rsidRPr="00AE3432">
        <w:rPr>
          <w:rFonts w:ascii="Candara" w:hAnsi="Candara"/>
        </w:rPr>
        <w:t xml:space="preserve">an economist at the Asian Development Bank and </w:t>
      </w:r>
      <w:r w:rsidR="00F676E1">
        <w:rPr>
          <w:rFonts w:ascii="Candara" w:hAnsi="Candara" w:hint="eastAsia"/>
        </w:rPr>
        <w:t xml:space="preserve">having </w:t>
      </w:r>
      <w:r w:rsidRPr="00AE3432">
        <w:rPr>
          <w:rFonts w:ascii="Candara" w:hAnsi="Candara"/>
        </w:rPr>
        <w:t>published several economic research papers and policy consultations from 2007 to 2011. From 2010 to 2013,</w:t>
      </w:r>
      <w:r w:rsidR="00013D96">
        <w:rPr>
          <w:rFonts w:ascii="Candara" w:hAnsi="Candara" w:hint="eastAsia"/>
        </w:rPr>
        <w:t xml:space="preserve"> </w:t>
      </w:r>
      <w:r w:rsidRPr="00AE3432">
        <w:rPr>
          <w:rFonts w:ascii="Candara" w:hAnsi="Candara"/>
        </w:rPr>
        <w:t>Dr. Lin served as an SFC licensed representative at China International Capital Corporation Hong Kong Securities Limited.</w:t>
      </w:r>
    </w:p>
    <w:p w14:paraId="5442FD91" w14:textId="77777777" w:rsidR="00013D96" w:rsidRDefault="00013D96" w:rsidP="00AE3432">
      <w:pPr>
        <w:rPr>
          <w:rFonts w:ascii="Candara" w:hAnsi="Candara"/>
        </w:rPr>
      </w:pPr>
    </w:p>
    <w:p w14:paraId="26EF5FB0" w14:textId="77777777" w:rsidR="00C647F0" w:rsidRPr="00C647F0" w:rsidRDefault="00C647F0" w:rsidP="00C647F0">
      <w:pPr>
        <w:rPr>
          <w:rFonts w:ascii="Candara" w:hAnsi="Candara"/>
        </w:rPr>
      </w:pPr>
      <w:r w:rsidRPr="00C647F0">
        <w:rPr>
          <w:rFonts w:ascii="Candara" w:hAnsi="Candara"/>
        </w:rPr>
        <w:t xml:space="preserve">Dr. Lin obtained a doctorate in economics and a master’s degree in financial </w:t>
      </w:r>
    </w:p>
    <w:p w14:paraId="48369ECE" w14:textId="77777777" w:rsidR="00C647F0" w:rsidRPr="00C647F0" w:rsidRDefault="00C647F0" w:rsidP="00C647F0">
      <w:pPr>
        <w:rPr>
          <w:rFonts w:ascii="Candara" w:hAnsi="Candara"/>
        </w:rPr>
      </w:pPr>
      <w:r w:rsidRPr="00C647F0">
        <w:rPr>
          <w:rFonts w:ascii="Candara" w:hAnsi="Candara"/>
        </w:rPr>
        <w:t xml:space="preserve">economics from the University of Cambridge, the United Kingdom in October 2005. He </w:t>
      </w:r>
    </w:p>
    <w:p w14:paraId="727723B1" w14:textId="77777777" w:rsidR="00C647F0" w:rsidRPr="00C647F0" w:rsidRDefault="00C647F0" w:rsidP="00C647F0">
      <w:pPr>
        <w:rPr>
          <w:rFonts w:ascii="Candara" w:hAnsi="Candara"/>
        </w:rPr>
      </w:pPr>
      <w:r w:rsidRPr="00C647F0">
        <w:rPr>
          <w:rFonts w:ascii="Candara" w:hAnsi="Candara"/>
        </w:rPr>
        <w:t xml:space="preserve">also holds a master’s degree in science from the University of Vermont, the United States </w:t>
      </w:r>
    </w:p>
    <w:p w14:paraId="5FA13BDA" w14:textId="77777777" w:rsidR="00C647F0" w:rsidRPr="00C647F0" w:rsidRDefault="00C647F0" w:rsidP="00C647F0">
      <w:pPr>
        <w:rPr>
          <w:rFonts w:ascii="Candara" w:hAnsi="Candara"/>
        </w:rPr>
      </w:pPr>
      <w:r w:rsidRPr="00C647F0">
        <w:rPr>
          <w:rFonts w:ascii="Candara" w:hAnsi="Candara"/>
        </w:rPr>
        <w:t xml:space="preserve">in May 1999 and a bachelor’s degree in economics from Renmin University of China, the </w:t>
      </w:r>
    </w:p>
    <w:p w14:paraId="0EA8663A" w14:textId="77777777" w:rsidR="00C647F0" w:rsidRDefault="00C647F0" w:rsidP="00C647F0">
      <w:pPr>
        <w:rPr>
          <w:rFonts w:ascii="Candara" w:hAnsi="Candara"/>
        </w:rPr>
      </w:pPr>
      <w:r w:rsidRPr="00C647F0">
        <w:rPr>
          <w:rFonts w:ascii="Candara" w:hAnsi="Candara"/>
        </w:rPr>
        <w:t>PRC in July 1997.</w:t>
      </w:r>
    </w:p>
    <w:bookmarkEnd w:id="0"/>
    <w:p w14:paraId="108F9C27" w14:textId="77777777" w:rsidR="00C647F0" w:rsidRDefault="00C647F0" w:rsidP="00C647F0">
      <w:pPr>
        <w:rPr>
          <w:rFonts w:ascii="Candara" w:hAnsi="Candara"/>
        </w:rPr>
      </w:pPr>
    </w:p>
    <w:p w14:paraId="1D564262" w14:textId="63213416" w:rsidR="00997F9C" w:rsidRPr="0054468A" w:rsidRDefault="00F676E1" w:rsidP="00A506A2">
      <w:pPr>
        <w:pStyle w:val="ListParagraph"/>
        <w:numPr>
          <w:ilvl w:val="0"/>
          <w:numId w:val="16"/>
        </w:numPr>
        <w:rPr>
          <w:rFonts w:ascii="Candara" w:hAnsi="Candara"/>
          <w:b/>
          <w:bCs/>
        </w:rPr>
      </w:pPr>
      <w:r>
        <w:rPr>
          <w:rFonts w:ascii="Candara" w:hAnsi="Candara" w:hint="eastAsia"/>
          <w:b/>
          <w:bCs/>
        </w:rPr>
        <w:t>Management experience</w:t>
      </w:r>
    </w:p>
    <w:p w14:paraId="3A8F9939" w14:textId="6EE9082E" w:rsidR="00D945AB" w:rsidRPr="00D945AB" w:rsidRDefault="00F14E50" w:rsidP="00D945AB">
      <w:pPr>
        <w:rPr>
          <w:ins w:id="1" w:author="Joyce Xu" w:date="2026-03-26T17:05:00Z"/>
          <w:rFonts w:ascii="Candara" w:hAnsi="Candara"/>
          <w:rPrChange w:id="2" w:author="Joyce Xu" w:date="2026-03-26T17:06:00Z" w16du:dateUtc="2026-03-26T09:06:00Z">
            <w:rPr>
              <w:ins w:id="3" w:author="Joyce Xu" w:date="2026-03-26T17:05:00Z"/>
            </w:rPr>
          </w:rPrChange>
        </w:rPr>
      </w:pPr>
      <w:del w:id="4" w:author="Joyce Xu" w:date="2026-03-26T17:06:00Z" w16du:dateUtc="2026-03-26T09:06:00Z">
        <w:r w:rsidDel="00D945AB">
          <w:rPr>
            <w:rFonts w:hint="eastAsia"/>
          </w:rPr>
          <w:delText>Please refer to the above.</w:delText>
        </w:r>
      </w:del>
      <w:commentRangeStart w:id="5"/>
      <w:ins w:id="6" w:author="Joyce Xu" w:date="2026-03-26T17:05:00Z" w16du:dateUtc="2026-03-26T09:05:00Z">
        <w:r w:rsidR="00D945AB" w:rsidRPr="00D945AB">
          <w:rPr>
            <w:rFonts w:ascii="Candara" w:hAnsi="Candara"/>
            <w:rPrChange w:id="7" w:author="Joyce Xu" w:date="2026-03-26T17:06:00Z" w16du:dateUtc="2026-03-26T09:06:00Z">
              <w:rPr/>
            </w:rPrChange>
          </w:rPr>
          <w:t>Dr.Lin</w:t>
        </w:r>
      </w:ins>
      <w:ins w:id="8" w:author="Joyce Xu" w:date="2026-03-26T17:05:00Z">
        <w:r w:rsidR="00D945AB" w:rsidRPr="00D945AB">
          <w:rPr>
            <w:rFonts w:ascii="Candara" w:hAnsi="Candara"/>
            <w:rPrChange w:id="9" w:author="Joyce Xu" w:date="2026-03-26T17:06:00Z" w16du:dateUtc="2026-03-26T09:06:00Z">
              <w:rPr/>
            </w:rPrChange>
          </w:rPr>
          <w:t xml:space="preserve"> satisfies the management experience requirement through his prior senior roles in the financial industry, where he was directly responsible for supervising staff engaged in the conduct of the relevant regulated activities. His</w:t>
        </w:r>
      </w:ins>
      <w:ins w:id="10" w:author="Joyce Xu" w:date="2026-03-26T17:06:00Z" w16du:dateUtc="2026-03-26T09:06:00Z">
        <w:r w:rsidR="00D945AB">
          <w:rPr>
            <w:rFonts w:ascii="Candara" w:hAnsi="Candara" w:hint="eastAsia"/>
          </w:rPr>
          <w:t xml:space="preserve"> </w:t>
        </w:r>
      </w:ins>
      <w:ins w:id="11" w:author="Joyce Xu" w:date="2026-03-26T17:05:00Z">
        <w:r w:rsidR="00D945AB" w:rsidRPr="00D945AB">
          <w:rPr>
            <w:rFonts w:ascii="Candara" w:hAnsi="Candara"/>
            <w:rPrChange w:id="12" w:author="Joyce Xu" w:date="2026-03-26T17:06:00Z" w16du:dateUtc="2026-03-26T09:06:00Z">
              <w:rPr/>
            </w:rPrChange>
          </w:rPr>
          <w:t>management responsibilities included oversight of approximately [X to X] staff across [investment / advisory / dealing / operations / risk / compliance] functions during the relevant tenure(s).</w:t>
        </w:r>
      </w:ins>
    </w:p>
    <w:commentRangeEnd w:id="5"/>
    <w:p w14:paraId="0FD69F43" w14:textId="77777777" w:rsidR="00997670" w:rsidRDefault="007E7F84">
      <w:pPr>
        <w:rPr>
          <w:ins w:id="13" w:author="Joyce Xu" w:date="2026-03-26T17:04:00Z" w16du:dateUtc="2026-03-26T09:04:00Z"/>
        </w:rPr>
      </w:pPr>
      <w:del w:id="14" w:author="Joyce Xu" w:date="2026-03-27T13:35:00Z" w16du:dateUtc="2026-03-27T05:35:00Z">
        <w:r w:rsidDel="006044FD">
          <w:rPr>
            <w:rStyle w:val="CommentReference"/>
            <w:sz w:val="24"/>
            <w:szCs w:val="24"/>
          </w:rPr>
          <w:commentReference w:id="5"/>
        </w:r>
      </w:del>
    </w:p>
    <w:p w14:paraId="172B570F" w14:textId="031D2E3B" w:rsidR="00D36FF3" w:rsidDel="00997670" w:rsidRDefault="00D36FF3">
      <w:pPr>
        <w:rPr>
          <w:del w:id="15" w:author="Joyce Xu" w:date="2026-03-26T17:04:00Z" w16du:dateUtc="2026-03-26T09:04:00Z"/>
        </w:rPr>
      </w:pPr>
    </w:p>
    <w:p w14:paraId="42FBB690" w14:textId="77777777" w:rsidR="00D36FF3" w:rsidRDefault="00D36FF3"/>
    <w:sectPr w:rsidR="00D36FF3">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oyce Xu" w:date="2026-03-26T17:42:00Z" w:initials="JX">
    <w:p w14:paraId="205D2BE8" w14:textId="77777777" w:rsidR="007E7F84" w:rsidRDefault="007E7F84" w:rsidP="007E7F84">
      <w:pPr>
        <w:pStyle w:val="CommentText"/>
      </w:pPr>
      <w:r>
        <w:rPr>
          <w:rStyle w:val="CommentReference"/>
        </w:rPr>
        <w:annotationRef/>
      </w:r>
      <w:r>
        <w:t>Checklist of Management Experience</w:t>
      </w:r>
    </w:p>
    <w:p w14:paraId="316A20CC" w14:textId="77777777" w:rsidR="007E7F84" w:rsidRDefault="007E7F84" w:rsidP="007E7F84">
      <w:pPr>
        <w:pStyle w:val="CommentText"/>
      </w:pPr>
      <w:r>
        <w:t>•Team under management: approximately [X] persons.</w:t>
      </w:r>
    </w:p>
    <w:p w14:paraId="4F7910D1" w14:textId="77777777" w:rsidR="007E7F84" w:rsidRDefault="007E7F84" w:rsidP="007E7F84">
      <w:pPr>
        <w:pStyle w:val="CommentText"/>
      </w:pPr>
      <w:r>
        <w:t>•Functions supervised: [investment / advisory / dealing / operations / compliance / risk].</w:t>
      </w:r>
    </w:p>
    <w:p w14:paraId="7287128A" w14:textId="77777777" w:rsidR="007E7F84" w:rsidRDefault="007E7F84" w:rsidP="007E7F84">
      <w:pPr>
        <w:pStyle w:val="CommentText"/>
      </w:pPr>
      <w:r>
        <w:t>•Nature of supervision: [direct / indirect / both].</w:t>
      </w:r>
    </w:p>
    <w:p w14:paraId="38383781" w14:textId="77777777" w:rsidR="007E7F84" w:rsidRDefault="007E7F84" w:rsidP="007E7F84">
      <w:pPr>
        <w:pStyle w:val="CommentText"/>
      </w:pPr>
      <w:r>
        <w:t>•Management authority: [work allocation / review / approval / reporting / escalation / committee participation].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3837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8404A" w16cex:dateUtc="2026-03-26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383781" w16cid:durableId="6F084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44A0" w14:textId="77777777" w:rsidR="00F734D3" w:rsidRDefault="00F734D3" w:rsidP="00AD757C">
      <w:pPr>
        <w:spacing w:after="0" w:line="240" w:lineRule="auto"/>
      </w:pPr>
      <w:r>
        <w:separator/>
      </w:r>
    </w:p>
  </w:endnote>
  <w:endnote w:type="continuationSeparator" w:id="0">
    <w:p w14:paraId="4B2AC88D" w14:textId="77777777" w:rsidR="00F734D3" w:rsidRDefault="00F734D3" w:rsidP="00AD7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26904"/>
      <w:docPartObj>
        <w:docPartGallery w:val="Page Numbers (Bottom of Page)"/>
        <w:docPartUnique/>
      </w:docPartObj>
    </w:sdtPr>
    <w:sdtEndPr/>
    <w:sdtContent>
      <w:sdt>
        <w:sdtPr>
          <w:id w:val="1728636285"/>
          <w:docPartObj>
            <w:docPartGallery w:val="Page Numbers (Top of Page)"/>
            <w:docPartUnique/>
          </w:docPartObj>
        </w:sdtPr>
        <w:sdtEndPr/>
        <w:sdtContent>
          <w:p w14:paraId="1DF700F6" w14:textId="40CC3FA1" w:rsidR="00E26859" w:rsidRDefault="00E26859">
            <w:pPr>
              <w:pStyle w:val="Footer"/>
              <w:jc w:val="center"/>
            </w:pPr>
            <w:r w:rsidRPr="00E26859">
              <w:rPr>
                <w:rFonts w:ascii="Candara" w:hAnsi="Candara"/>
                <w:sz w:val="20"/>
                <w:szCs w:val="20"/>
              </w:rPr>
              <w:t xml:space="preserve">Page </w:t>
            </w:r>
            <w:r w:rsidRPr="00E26859">
              <w:rPr>
                <w:rFonts w:ascii="Candara" w:hAnsi="Candara"/>
                <w:b/>
                <w:bCs/>
                <w:sz w:val="20"/>
                <w:szCs w:val="20"/>
              </w:rPr>
              <w:fldChar w:fldCharType="begin"/>
            </w:r>
            <w:r w:rsidRPr="00E26859">
              <w:rPr>
                <w:rFonts w:ascii="Candara" w:hAnsi="Candara"/>
                <w:b/>
                <w:bCs/>
                <w:sz w:val="20"/>
                <w:szCs w:val="20"/>
              </w:rPr>
              <w:instrText xml:space="preserve"> PAGE </w:instrText>
            </w:r>
            <w:r w:rsidRPr="00E26859">
              <w:rPr>
                <w:rFonts w:ascii="Candara" w:hAnsi="Candara"/>
                <w:b/>
                <w:bCs/>
                <w:sz w:val="20"/>
                <w:szCs w:val="20"/>
              </w:rPr>
              <w:fldChar w:fldCharType="separate"/>
            </w:r>
            <w:r w:rsidRPr="00E26859">
              <w:rPr>
                <w:rFonts w:ascii="Candara" w:hAnsi="Candara"/>
                <w:b/>
                <w:bCs/>
                <w:noProof/>
                <w:sz w:val="20"/>
                <w:szCs w:val="20"/>
              </w:rPr>
              <w:t>2</w:t>
            </w:r>
            <w:r w:rsidRPr="00E26859">
              <w:rPr>
                <w:rFonts w:ascii="Candara" w:hAnsi="Candara"/>
                <w:b/>
                <w:bCs/>
                <w:sz w:val="20"/>
                <w:szCs w:val="20"/>
              </w:rPr>
              <w:fldChar w:fldCharType="end"/>
            </w:r>
            <w:r w:rsidRPr="00E26859">
              <w:rPr>
                <w:rFonts w:ascii="Candara" w:hAnsi="Candara"/>
                <w:sz w:val="20"/>
                <w:szCs w:val="20"/>
              </w:rPr>
              <w:t xml:space="preserve"> of </w:t>
            </w:r>
            <w:r w:rsidRPr="00E26859">
              <w:rPr>
                <w:rFonts w:ascii="Candara" w:hAnsi="Candara"/>
                <w:b/>
                <w:bCs/>
                <w:sz w:val="20"/>
                <w:szCs w:val="20"/>
              </w:rPr>
              <w:fldChar w:fldCharType="begin"/>
            </w:r>
            <w:r w:rsidRPr="00E26859">
              <w:rPr>
                <w:rFonts w:ascii="Candara" w:hAnsi="Candara"/>
                <w:b/>
                <w:bCs/>
                <w:sz w:val="20"/>
                <w:szCs w:val="20"/>
              </w:rPr>
              <w:instrText xml:space="preserve"> NUMPAGES  </w:instrText>
            </w:r>
            <w:r w:rsidRPr="00E26859">
              <w:rPr>
                <w:rFonts w:ascii="Candara" w:hAnsi="Candara"/>
                <w:b/>
                <w:bCs/>
                <w:sz w:val="20"/>
                <w:szCs w:val="20"/>
              </w:rPr>
              <w:fldChar w:fldCharType="separate"/>
            </w:r>
            <w:r w:rsidRPr="00E26859">
              <w:rPr>
                <w:rFonts w:ascii="Candara" w:hAnsi="Candara"/>
                <w:b/>
                <w:bCs/>
                <w:noProof/>
                <w:sz w:val="20"/>
                <w:szCs w:val="20"/>
              </w:rPr>
              <w:t>2</w:t>
            </w:r>
            <w:r w:rsidRPr="00E26859">
              <w:rPr>
                <w:rFonts w:ascii="Candara" w:hAnsi="Candara"/>
                <w:b/>
                <w:bCs/>
                <w:sz w:val="20"/>
                <w:szCs w:val="20"/>
              </w:rPr>
              <w:fldChar w:fldCharType="end"/>
            </w:r>
          </w:p>
        </w:sdtContent>
      </w:sdt>
    </w:sdtContent>
  </w:sdt>
  <w:p w14:paraId="098BF025" w14:textId="77777777" w:rsidR="00E26859" w:rsidRDefault="00E26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0D9B5" w14:textId="77777777" w:rsidR="00F734D3" w:rsidRDefault="00F734D3" w:rsidP="00AD757C">
      <w:pPr>
        <w:spacing w:after="0" w:line="240" w:lineRule="auto"/>
      </w:pPr>
      <w:r>
        <w:separator/>
      </w:r>
    </w:p>
  </w:footnote>
  <w:footnote w:type="continuationSeparator" w:id="0">
    <w:p w14:paraId="4547B03E" w14:textId="77777777" w:rsidR="00F734D3" w:rsidRDefault="00F734D3" w:rsidP="00AD7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BD9"/>
    <w:multiLevelType w:val="hybridMultilevel"/>
    <w:tmpl w:val="5554E0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337E2B"/>
    <w:multiLevelType w:val="hybridMultilevel"/>
    <w:tmpl w:val="5554E008"/>
    <w:lvl w:ilvl="0" w:tplc="A148F0C4">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E9A5788"/>
    <w:multiLevelType w:val="multilevel"/>
    <w:tmpl w:val="A01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65021"/>
    <w:multiLevelType w:val="multilevel"/>
    <w:tmpl w:val="74B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D4E91"/>
    <w:multiLevelType w:val="hybridMultilevel"/>
    <w:tmpl w:val="BBC2803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2C533772"/>
    <w:multiLevelType w:val="hybridMultilevel"/>
    <w:tmpl w:val="ACEA370E"/>
    <w:lvl w:ilvl="0" w:tplc="B1245E9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3C34443E"/>
    <w:multiLevelType w:val="multilevel"/>
    <w:tmpl w:val="A0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11032"/>
    <w:multiLevelType w:val="multilevel"/>
    <w:tmpl w:val="EFF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919A2"/>
    <w:multiLevelType w:val="hybridMultilevel"/>
    <w:tmpl w:val="425C187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576174D3"/>
    <w:multiLevelType w:val="hybridMultilevel"/>
    <w:tmpl w:val="3A82DF2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5E024A80"/>
    <w:multiLevelType w:val="hybridMultilevel"/>
    <w:tmpl w:val="5554E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3F749E5"/>
    <w:multiLevelType w:val="multilevel"/>
    <w:tmpl w:val="229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E685A"/>
    <w:multiLevelType w:val="hybridMultilevel"/>
    <w:tmpl w:val="41EAFB48"/>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3" w15:restartNumberingAfterBreak="0">
    <w:nsid w:val="70D3140E"/>
    <w:multiLevelType w:val="multilevel"/>
    <w:tmpl w:val="BF80485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D3D33"/>
    <w:multiLevelType w:val="multilevel"/>
    <w:tmpl w:val="0AC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A24ED"/>
    <w:multiLevelType w:val="multilevel"/>
    <w:tmpl w:val="7D2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7B5C44"/>
    <w:multiLevelType w:val="multilevel"/>
    <w:tmpl w:val="CA0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4798B"/>
    <w:multiLevelType w:val="hybridMultilevel"/>
    <w:tmpl w:val="A8C8A27E"/>
    <w:lvl w:ilvl="0" w:tplc="3C090001">
      <w:start w:val="1"/>
      <w:numFmt w:val="bullet"/>
      <w:lvlText w:val=""/>
      <w:lvlJc w:val="left"/>
      <w:pPr>
        <w:ind w:left="770" w:hanging="360"/>
      </w:pPr>
      <w:rPr>
        <w:rFonts w:ascii="Symbol" w:hAnsi="Symbol" w:hint="default"/>
      </w:rPr>
    </w:lvl>
    <w:lvl w:ilvl="1" w:tplc="3C090003" w:tentative="1">
      <w:start w:val="1"/>
      <w:numFmt w:val="bullet"/>
      <w:lvlText w:val="o"/>
      <w:lvlJc w:val="left"/>
      <w:pPr>
        <w:ind w:left="1490" w:hanging="360"/>
      </w:pPr>
      <w:rPr>
        <w:rFonts w:ascii="Courier New" w:hAnsi="Courier New" w:cs="Courier New" w:hint="default"/>
      </w:rPr>
    </w:lvl>
    <w:lvl w:ilvl="2" w:tplc="3C090005" w:tentative="1">
      <w:start w:val="1"/>
      <w:numFmt w:val="bullet"/>
      <w:lvlText w:val=""/>
      <w:lvlJc w:val="left"/>
      <w:pPr>
        <w:ind w:left="2210" w:hanging="360"/>
      </w:pPr>
      <w:rPr>
        <w:rFonts w:ascii="Wingdings" w:hAnsi="Wingdings" w:hint="default"/>
      </w:rPr>
    </w:lvl>
    <w:lvl w:ilvl="3" w:tplc="3C090001" w:tentative="1">
      <w:start w:val="1"/>
      <w:numFmt w:val="bullet"/>
      <w:lvlText w:val=""/>
      <w:lvlJc w:val="left"/>
      <w:pPr>
        <w:ind w:left="2930" w:hanging="360"/>
      </w:pPr>
      <w:rPr>
        <w:rFonts w:ascii="Symbol" w:hAnsi="Symbol" w:hint="default"/>
      </w:rPr>
    </w:lvl>
    <w:lvl w:ilvl="4" w:tplc="3C090003" w:tentative="1">
      <w:start w:val="1"/>
      <w:numFmt w:val="bullet"/>
      <w:lvlText w:val="o"/>
      <w:lvlJc w:val="left"/>
      <w:pPr>
        <w:ind w:left="3650" w:hanging="360"/>
      </w:pPr>
      <w:rPr>
        <w:rFonts w:ascii="Courier New" w:hAnsi="Courier New" w:cs="Courier New" w:hint="default"/>
      </w:rPr>
    </w:lvl>
    <w:lvl w:ilvl="5" w:tplc="3C090005" w:tentative="1">
      <w:start w:val="1"/>
      <w:numFmt w:val="bullet"/>
      <w:lvlText w:val=""/>
      <w:lvlJc w:val="left"/>
      <w:pPr>
        <w:ind w:left="4370" w:hanging="360"/>
      </w:pPr>
      <w:rPr>
        <w:rFonts w:ascii="Wingdings" w:hAnsi="Wingdings" w:hint="default"/>
      </w:rPr>
    </w:lvl>
    <w:lvl w:ilvl="6" w:tplc="3C090001" w:tentative="1">
      <w:start w:val="1"/>
      <w:numFmt w:val="bullet"/>
      <w:lvlText w:val=""/>
      <w:lvlJc w:val="left"/>
      <w:pPr>
        <w:ind w:left="5090" w:hanging="360"/>
      </w:pPr>
      <w:rPr>
        <w:rFonts w:ascii="Symbol" w:hAnsi="Symbol" w:hint="default"/>
      </w:rPr>
    </w:lvl>
    <w:lvl w:ilvl="7" w:tplc="3C090003" w:tentative="1">
      <w:start w:val="1"/>
      <w:numFmt w:val="bullet"/>
      <w:lvlText w:val="o"/>
      <w:lvlJc w:val="left"/>
      <w:pPr>
        <w:ind w:left="5810" w:hanging="360"/>
      </w:pPr>
      <w:rPr>
        <w:rFonts w:ascii="Courier New" w:hAnsi="Courier New" w:cs="Courier New" w:hint="default"/>
      </w:rPr>
    </w:lvl>
    <w:lvl w:ilvl="8" w:tplc="3C090005" w:tentative="1">
      <w:start w:val="1"/>
      <w:numFmt w:val="bullet"/>
      <w:lvlText w:val=""/>
      <w:lvlJc w:val="left"/>
      <w:pPr>
        <w:ind w:left="6530" w:hanging="360"/>
      </w:pPr>
      <w:rPr>
        <w:rFonts w:ascii="Wingdings" w:hAnsi="Wingdings" w:hint="default"/>
      </w:rPr>
    </w:lvl>
  </w:abstractNum>
  <w:num w:numId="1" w16cid:durableId="1442728877">
    <w:abstractNumId w:val="17"/>
  </w:num>
  <w:num w:numId="2" w16cid:durableId="1246644677">
    <w:abstractNumId w:val="8"/>
  </w:num>
  <w:num w:numId="3" w16cid:durableId="2098819782">
    <w:abstractNumId w:val="6"/>
  </w:num>
  <w:num w:numId="4" w16cid:durableId="1226254501">
    <w:abstractNumId w:val="14"/>
  </w:num>
  <w:num w:numId="5" w16cid:durableId="631063041">
    <w:abstractNumId w:val="3"/>
  </w:num>
  <w:num w:numId="6" w16cid:durableId="865750361">
    <w:abstractNumId w:val="11"/>
  </w:num>
  <w:num w:numId="7" w16cid:durableId="1451781797">
    <w:abstractNumId w:val="2"/>
  </w:num>
  <w:num w:numId="8" w16cid:durableId="1412922080">
    <w:abstractNumId w:val="16"/>
  </w:num>
  <w:num w:numId="9" w16cid:durableId="1270310465">
    <w:abstractNumId w:val="7"/>
  </w:num>
  <w:num w:numId="10" w16cid:durableId="1034229276">
    <w:abstractNumId w:val="9"/>
  </w:num>
  <w:num w:numId="11" w16cid:durableId="1697999649">
    <w:abstractNumId w:val="4"/>
  </w:num>
  <w:num w:numId="12" w16cid:durableId="592514519">
    <w:abstractNumId w:val="5"/>
  </w:num>
  <w:num w:numId="13" w16cid:durableId="1972131397">
    <w:abstractNumId w:val="1"/>
  </w:num>
  <w:num w:numId="14" w16cid:durableId="1256985694">
    <w:abstractNumId w:val="13"/>
  </w:num>
  <w:num w:numId="15" w16cid:durableId="2131121056">
    <w:abstractNumId w:val="12"/>
  </w:num>
  <w:num w:numId="16" w16cid:durableId="1375696958">
    <w:abstractNumId w:val="0"/>
  </w:num>
  <w:num w:numId="17" w16cid:durableId="1179196811">
    <w:abstractNumId w:val="10"/>
  </w:num>
  <w:num w:numId="18" w16cid:durableId="71265849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 Xu">
    <w15:presenceInfo w15:providerId="AD" w15:userId="S::Joyce.xu@brookletadvisory.com::5fecf4b1-8f14-4c48-b86c-923fae02e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51"/>
    <w:rsid w:val="00013CDF"/>
    <w:rsid w:val="00013D96"/>
    <w:rsid w:val="00015882"/>
    <w:rsid w:val="00023710"/>
    <w:rsid w:val="000321EB"/>
    <w:rsid w:val="00035078"/>
    <w:rsid w:val="00090392"/>
    <w:rsid w:val="000960AC"/>
    <w:rsid w:val="000A3526"/>
    <w:rsid w:val="000B1DA4"/>
    <w:rsid w:val="00102453"/>
    <w:rsid w:val="00104EF2"/>
    <w:rsid w:val="00105A97"/>
    <w:rsid w:val="001A03DB"/>
    <w:rsid w:val="001C3440"/>
    <w:rsid w:val="001D53BD"/>
    <w:rsid w:val="001F2870"/>
    <w:rsid w:val="001F4730"/>
    <w:rsid w:val="001F4DEE"/>
    <w:rsid w:val="002018D7"/>
    <w:rsid w:val="002053BB"/>
    <w:rsid w:val="00234210"/>
    <w:rsid w:val="0028143C"/>
    <w:rsid w:val="00284C86"/>
    <w:rsid w:val="00294875"/>
    <w:rsid w:val="002C051A"/>
    <w:rsid w:val="002C72D0"/>
    <w:rsid w:val="003249C6"/>
    <w:rsid w:val="00325F97"/>
    <w:rsid w:val="00326A5B"/>
    <w:rsid w:val="0033696C"/>
    <w:rsid w:val="00337BE3"/>
    <w:rsid w:val="00344198"/>
    <w:rsid w:val="00357622"/>
    <w:rsid w:val="00363189"/>
    <w:rsid w:val="0037603D"/>
    <w:rsid w:val="003821ED"/>
    <w:rsid w:val="003837C1"/>
    <w:rsid w:val="00397849"/>
    <w:rsid w:val="003F13A6"/>
    <w:rsid w:val="003F28B7"/>
    <w:rsid w:val="003F57F2"/>
    <w:rsid w:val="003F5ED8"/>
    <w:rsid w:val="0041702D"/>
    <w:rsid w:val="00424719"/>
    <w:rsid w:val="00463D53"/>
    <w:rsid w:val="00475A5D"/>
    <w:rsid w:val="0048474D"/>
    <w:rsid w:val="004A114D"/>
    <w:rsid w:val="004A1A93"/>
    <w:rsid w:val="004B0AE5"/>
    <w:rsid w:val="004D25CC"/>
    <w:rsid w:val="004E1021"/>
    <w:rsid w:val="00530F10"/>
    <w:rsid w:val="00532A8A"/>
    <w:rsid w:val="0053651E"/>
    <w:rsid w:val="00542BD7"/>
    <w:rsid w:val="00581B44"/>
    <w:rsid w:val="00595090"/>
    <w:rsid w:val="005F2AEA"/>
    <w:rsid w:val="006028E8"/>
    <w:rsid w:val="006044FD"/>
    <w:rsid w:val="00611C28"/>
    <w:rsid w:val="00612B2A"/>
    <w:rsid w:val="006310DE"/>
    <w:rsid w:val="0063438A"/>
    <w:rsid w:val="00637651"/>
    <w:rsid w:val="00650E55"/>
    <w:rsid w:val="00654DE7"/>
    <w:rsid w:val="006761C9"/>
    <w:rsid w:val="006A0162"/>
    <w:rsid w:val="007020B6"/>
    <w:rsid w:val="0072326E"/>
    <w:rsid w:val="00724962"/>
    <w:rsid w:val="007274E0"/>
    <w:rsid w:val="007375BF"/>
    <w:rsid w:val="00756F40"/>
    <w:rsid w:val="00760A5D"/>
    <w:rsid w:val="007D2E9F"/>
    <w:rsid w:val="007E7F84"/>
    <w:rsid w:val="007F0307"/>
    <w:rsid w:val="00801972"/>
    <w:rsid w:val="0082483B"/>
    <w:rsid w:val="00850C8E"/>
    <w:rsid w:val="00850FA7"/>
    <w:rsid w:val="008A6B06"/>
    <w:rsid w:val="008F4F9A"/>
    <w:rsid w:val="00911497"/>
    <w:rsid w:val="009219CE"/>
    <w:rsid w:val="00925595"/>
    <w:rsid w:val="00927E5D"/>
    <w:rsid w:val="00946D64"/>
    <w:rsid w:val="00956C97"/>
    <w:rsid w:val="00977773"/>
    <w:rsid w:val="009968CD"/>
    <w:rsid w:val="00997670"/>
    <w:rsid w:val="00997F9C"/>
    <w:rsid w:val="009B2391"/>
    <w:rsid w:val="009C6E15"/>
    <w:rsid w:val="009C7A16"/>
    <w:rsid w:val="009D1324"/>
    <w:rsid w:val="009E1802"/>
    <w:rsid w:val="009F0557"/>
    <w:rsid w:val="00A27D7C"/>
    <w:rsid w:val="00A33100"/>
    <w:rsid w:val="00A421B6"/>
    <w:rsid w:val="00A506A2"/>
    <w:rsid w:val="00A570BD"/>
    <w:rsid w:val="00A655D3"/>
    <w:rsid w:val="00A97138"/>
    <w:rsid w:val="00AA5910"/>
    <w:rsid w:val="00AB5CAF"/>
    <w:rsid w:val="00AC3920"/>
    <w:rsid w:val="00AD1351"/>
    <w:rsid w:val="00AD3B97"/>
    <w:rsid w:val="00AD3C01"/>
    <w:rsid w:val="00AD68B8"/>
    <w:rsid w:val="00AD757C"/>
    <w:rsid w:val="00AE3432"/>
    <w:rsid w:val="00B025D3"/>
    <w:rsid w:val="00B03540"/>
    <w:rsid w:val="00B0392B"/>
    <w:rsid w:val="00B34070"/>
    <w:rsid w:val="00B34737"/>
    <w:rsid w:val="00B5301E"/>
    <w:rsid w:val="00B71EBF"/>
    <w:rsid w:val="00B74325"/>
    <w:rsid w:val="00B74D1F"/>
    <w:rsid w:val="00B75407"/>
    <w:rsid w:val="00B82462"/>
    <w:rsid w:val="00B97BFA"/>
    <w:rsid w:val="00BA641D"/>
    <w:rsid w:val="00BB5FC7"/>
    <w:rsid w:val="00BB63CD"/>
    <w:rsid w:val="00BC30D6"/>
    <w:rsid w:val="00BE2491"/>
    <w:rsid w:val="00BE5FAB"/>
    <w:rsid w:val="00C10D31"/>
    <w:rsid w:val="00C12CE7"/>
    <w:rsid w:val="00C37E7F"/>
    <w:rsid w:val="00C4242E"/>
    <w:rsid w:val="00C4461F"/>
    <w:rsid w:val="00C45AAE"/>
    <w:rsid w:val="00C647F0"/>
    <w:rsid w:val="00C711FD"/>
    <w:rsid w:val="00C873DD"/>
    <w:rsid w:val="00CA0155"/>
    <w:rsid w:val="00CA1571"/>
    <w:rsid w:val="00CC1252"/>
    <w:rsid w:val="00CD6351"/>
    <w:rsid w:val="00CF39F6"/>
    <w:rsid w:val="00D36FF3"/>
    <w:rsid w:val="00D726EA"/>
    <w:rsid w:val="00D836AC"/>
    <w:rsid w:val="00D867A0"/>
    <w:rsid w:val="00D945AB"/>
    <w:rsid w:val="00D959F6"/>
    <w:rsid w:val="00DE2301"/>
    <w:rsid w:val="00DF3CAE"/>
    <w:rsid w:val="00E03AE9"/>
    <w:rsid w:val="00E04640"/>
    <w:rsid w:val="00E26859"/>
    <w:rsid w:val="00E51018"/>
    <w:rsid w:val="00E630C8"/>
    <w:rsid w:val="00E83535"/>
    <w:rsid w:val="00E91BED"/>
    <w:rsid w:val="00EA6A12"/>
    <w:rsid w:val="00EE3493"/>
    <w:rsid w:val="00EE3997"/>
    <w:rsid w:val="00EF040A"/>
    <w:rsid w:val="00F13D22"/>
    <w:rsid w:val="00F14E50"/>
    <w:rsid w:val="00F27401"/>
    <w:rsid w:val="00F36490"/>
    <w:rsid w:val="00F56D92"/>
    <w:rsid w:val="00F676E1"/>
    <w:rsid w:val="00F708F9"/>
    <w:rsid w:val="00F7302F"/>
    <w:rsid w:val="00F734D3"/>
    <w:rsid w:val="00FD14C5"/>
    <w:rsid w:val="00FD3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E2D75"/>
  <w15:chartTrackingRefBased/>
  <w15:docId w15:val="{9B96B632-7440-4437-982F-1B1A75BC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51"/>
    <w:rPr>
      <w:rFonts w:eastAsiaTheme="majorEastAsia" w:cstheme="majorBidi"/>
      <w:color w:val="272727" w:themeColor="text1" w:themeTint="D8"/>
    </w:rPr>
  </w:style>
  <w:style w:type="paragraph" w:styleId="Title">
    <w:name w:val="Title"/>
    <w:basedOn w:val="Normal"/>
    <w:next w:val="Normal"/>
    <w:link w:val="TitleChar"/>
    <w:uiPriority w:val="10"/>
    <w:qFormat/>
    <w:rsid w:val="00AD1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351"/>
    <w:pPr>
      <w:spacing w:before="160"/>
      <w:jc w:val="center"/>
    </w:pPr>
    <w:rPr>
      <w:i/>
      <w:iCs/>
      <w:color w:val="404040" w:themeColor="text1" w:themeTint="BF"/>
    </w:rPr>
  </w:style>
  <w:style w:type="character" w:customStyle="1" w:styleId="QuoteChar">
    <w:name w:val="Quote Char"/>
    <w:basedOn w:val="DefaultParagraphFont"/>
    <w:link w:val="Quote"/>
    <w:uiPriority w:val="29"/>
    <w:rsid w:val="00AD1351"/>
    <w:rPr>
      <w:i/>
      <w:iCs/>
      <w:color w:val="404040" w:themeColor="text1" w:themeTint="BF"/>
    </w:rPr>
  </w:style>
  <w:style w:type="paragraph" w:styleId="ListParagraph">
    <w:name w:val="List Paragraph"/>
    <w:basedOn w:val="Normal"/>
    <w:qFormat/>
    <w:rsid w:val="00AD1351"/>
    <w:pPr>
      <w:ind w:left="720"/>
      <w:contextualSpacing/>
    </w:pPr>
  </w:style>
  <w:style w:type="character" w:styleId="IntenseEmphasis">
    <w:name w:val="Intense Emphasis"/>
    <w:basedOn w:val="DefaultParagraphFont"/>
    <w:uiPriority w:val="21"/>
    <w:qFormat/>
    <w:rsid w:val="00AD1351"/>
    <w:rPr>
      <w:i/>
      <w:iCs/>
      <w:color w:val="0F4761" w:themeColor="accent1" w:themeShade="BF"/>
    </w:rPr>
  </w:style>
  <w:style w:type="paragraph" w:styleId="IntenseQuote">
    <w:name w:val="Intense Quote"/>
    <w:basedOn w:val="Normal"/>
    <w:next w:val="Normal"/>
    <w:link w:val="IntenseQuoteChar"/>
    <w:uiPriority w:val="30"/>
    <w:qFormat/>
    <w:rsid w:val="00AD1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351"/>
    <w:rPr>
      <w:i/>
      <w:iCs/>
      <w:color w:val="0F4761" w:themeColor="accent1" w:themeShade="BF"/>
    </w:rPr>
  </w:style>
  <w:style w:type="character" w:styleId="IntenseReference">
    <w:name w:val="Intense Reference"/>
    <w:basedOn w:val="DefaultParagraphFont"/>
    <w:uiPriority w:val="32"/>
    <w:qFormat/>
    <w:rsid w:val="00AD1351"/>
    <w:rPr>
      <w:b/>
      <w:bCs/>
      <w:smallCaps/>
      <w:color w:val="0F4761" w:themeColor="accent1" w:themeShade="BF"/>
      <w:spacing w:val="5"/>
    </w:rPr>
  </w:style>
  <w:style w:type="paragraph" w:styleId="Header">
    <w:name w:val="header"/>
    <w:basedOn w:val="Normal"/>
    <w:link w:val="HeaderChar"/>
    <w:uiPriority w:val="99"/>
    <w:unhideWhenUsed/>
    <w:rsid w:val="00AD7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57C"/>
  </w:style>
  <w:style w:type="paragraph" w:styleId="Footer">
    <w:name w:val="footer"/>
    <w:basedOn w:val="Normal"/>
    <w:link w:val="FooterChar"/>
    <w:uiPriority w:val="99"/>
    <w:unhideWhenUsed/>
    <w:rsid w:val="00AD7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57C"/>
  </w:style>
  <w:style w:type="character" w:styleId="Hyperlink">
    <w:name w:val="Hyperlink"/>
    <w:basedOn w:val="DefaultParagraphFont"/>
    <w:uiPriority w:val="99"/>
    <w:unhideWhenUsed/>
    <w:rsid w:val="004A114D"/>
    <w:rPr>
      <w:color w:val="467886" w:themeColor="hyperlink"/>
      <w:u w:val="single"/>
    </w:rPr>
  </w:style>
  <w:style w:type="character" w:styleId="UnresolvedMention">
    <w:name w:val="Unresolved Mention"/>
    <w:basedOn w:val="DefaultParagraphFont"/>
    <w:uiPriority w:val="99"/>
    <w:semiHidden/>
    <w:unhideWhenUsed/>
    <w:rsid w:val="004A114D"/>
    <w:rPr>
      <w:color w:val="605E5C"/>
      <w:shd w:val="clear" w:color="auto" w:fill="E1DFDD"/>
    </w:rPr>
  </w:style>
  <w:style w:type="paragraph" w:styleId="Revision">
    <w:name w:val="Revision"/>
    <w:hidden/>
    <w:uiPriority w:val="99"/>
    <w:semiHidden/>
    <w:rsid w:val="00AB5CAF"/>
    <w:pPr>
      <w:spacing w:after="0" w:line="240" w:lineRule="auto"/>
    </w:pPr>
  </w:style>
  <w:style w:type="character" w:styleId="CommentReference">
    <w:name w:val="annotation reference"/>
    <w:basedOn w:val="DefaultParagraphFont"/>
    <w:uiPriority w:val="99"/>
    <w:semiHidden/>
    <w:unhideWhenUsed/>
    <w:rsid w:val="007E7F84"/>
    <w:rPr>
      <w:sz w:val="16"/>
      <w:szCs w:val="16"/>
    </w:rPr>
  </w:style>
  <w:style w:type="paragraph" w:styleId="CommentText">
    <w:name w:val="annotation text"/>
    <w:basedOn w:val="Normal"/>
    <w:link w:val="CommentTextChar"/>
    <w:uiPriority w:val="99"/>
    <w:unhideWhenUsed/>
    <w:rsid w:val="007E7F84"/>
    <w:pPr>
      <w:spacing w:line="240" w:lineRule="auto"/>
    </w:pPr>
    <w:rPr>
      <w:sz w:val="20"/>
      <w:szCs w:val="20"/>
    </w:rPr>
  </w:style>
  <w:style w:type="character" w:customStyle="1" w:styleId="CommentTextChar">
    <w:name w:val="Comment Text Char"/>
    <w:basedOn w:val="DefaultParagraphFont"/>
    <w:link w:val="CommentText"/>
    <w:uiPriority w:val="99"/>
    <w:rsid w:val="007E7F84"/>
    <w:rPr>
      <w:sz w:val="20"/>
      <w:szCs w:val="20"/>
    </w:rPr>
  </w:style>
  <w:style w:type="paragraph" w:styleId="CommentSubject">
    <w:name w:val="annotation subject"/>
    <w:basedOn w:val="CommentText"/>
    <w:next w:val="CommentText"/>
    <w:link w:val="CommentSubjectChar"/>
    <w:uiPriority w:val="99"/>
    <w:semiHidden/>
    <w:unhideWhenUsed/>
    <w:rsid w:val="007E7F84"/>
    <w:rPr>
      <w:b/>
      <w:bCs/>
    </w:rPr>
  </w:style>
  <w:style w:type="character" w:customStyle="1" w:styleId="CommentSubjectChar">
    <w:name w:val="Comment Subject Char"/>
    <w:basedOn w:val="CommentTextChar"/>
    <w:link w:val="CommentSubject"/>
    <w:uiPriority w:val="99"/>
    <w:semiHidden/>
    <w:rsid w:val="007E7F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452696F1B1A4A8BE444F85C050EF5" ma:contentTypeVersion="10" ma:contentTypeDescription="Create a new document." ma:contentTypeScope="" ma:versionID="209a2782a24f08e711c1d39b67ca793e">
  <xsd:schema xmlns:xsd="http://www.w3.org/2001/XMLSchema" xmlns:xs="http://www.w3.org/2001/XMLSchema" xmlns:p="http://schemas.microsoft.com/office/2006/metadata/properties" xmlns:ns2="04ab1117-07ae-425b-9e49-f06410bfd36b" xmlns:ns3="d3b4bad7-581f-4c7c-9953-7f6714d46adf" targetNamespace="http://schemas.microsoft.com/office/2006/metadata/properties" ma:root="true" ma:fieldsID="cb98c7da686a648b8efae6e2ebed65e1" ns2:_="" ns3:_="">
    <xsd:import namespace="04ab1117-07ae-425b-9e49-f06410bfd36b"/>
    <xsd:import namespace="d3b4bad7-581f-4c7c-9953-7f6714d46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b1117-07ae-425b-9e49-f06410bfd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5c391f-fdb7-4134-a7c0-f989e85abf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b4bad7-581f-4c7c-9953-7f6714d46a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a1be0e-220f-4006-b3eb-624ee276c8f2}" ma:internalName="TaxCatchAll" ma:showField="CatchAllData" ma:web="d3b4bad7-581f-4c7c-9953-7f6714d46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b4bad7-581f-4c7c-9953-7f6714d46adf" xsi:nil="true"/>
    <lcf76f155ced4ddcb4097134ff3c332f xmlns="04ab1117-07ae-425b-9e49-f06410bfd3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ED740F-985A-47A4-97C4-8AA67578B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ab1117-07ae-425b-9e49-f06410bfd36b"/>
    <ds:schemaRef ds:uri="d3b4bad7-581f-4c7c-9953-7f6714d46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3DDE4E-0503-42DC-BC64-D11AB2674FC4}">
  <ds:schemaRefs>
    <ds:schemaRef ds:uri="http://schemas.microsoft.com/sharepoint/v3/contenttype/forms"/>
  </ds:schemaRefs>
</ds:datastoreItem>
</file>

<file path=customXml/itemProps3.xml><?xml version="1.0" encoding="utf-8"?>
<ds:datastoreItem xmlns:ds="http://schemas.openxmlformats.org/officeDocument/2006/customXml" ds:itemID="{3BF192CA-33FF-43F5-9943-55342B28343C}">
  <ds:schemaRefs>
    <ds:schemaRef ds:uri="http://schemas.microsoft.com/office/2006/metadata/properties"/>
    <ds:schemaRef ds:uri="http://schemas.microsoft.com/office/infopath/2007/PartnerControls"/>
    <ds:schemaRef ds:uri="d3b4bad7-581f-4c7c-9953-7f6714d46adf"/>
    <ds:schemaRef ds:uri="04ab1117-07ae-425b-9e49-f06410bfd36b"/>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4</Pages>
  <Words>1030</Words>
  <Characters>5081</Characters>
  <Application>Microsoft Office Word</Application>
  <DocSecurity>0</DocSecurity>
  <Lines>254</Lines>
  <Paragraphs>160</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Li</dc:creator>
  <cp:keywords/>
  <dc:description/>
  <cp:lastModifiedBy>Joyce Xu</cp:lastModifiedBy>
  <cp:revision>92</cp:revision>
  <dcterms:created xsi:type="dcterms:W3CDTF">2025-10-27T13:15:00Z</dcterms:created>
  <dcterms:modified xsi:type="dcterms:W3CDTF">2026-03-27T05:35:00Z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0x0101004DE452696F1B1A4A8BE444F85C050EF5</vt:lpwstr>
  </property>
  <property fmtid="{D5CDD505-2E9C-101B-9397-08002B2CF9AE}" pid="3" name="MediaServiceImageTags">
    <vt:lpwstr/>
  </property>
</Properties>
</file>